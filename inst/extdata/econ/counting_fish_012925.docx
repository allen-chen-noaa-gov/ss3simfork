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5067BC" w14:textId="18E49E87" w:rsidR="00F029B7" w:rsidRPr="0006053A" w:rsidRDefault="00F029B7" w:rsidP="004478EF">
      <w:pPr>
        <w:pStyle w:val="Title"/>
        <w:rPr>
          <w:sz w:val="48"/>
        </w:rPr>
      </w:pPr>
      <w:r w:rsidRPr="0006053A">
        <w:rPr>
          <w:sz w:val="48"/>
        </w:rPr>
        <w:t>Economists counting fish: modeling profit-maximizing behavior to improve stock assessments</w:t>
      </w:r>
    </w:p>
    <w:p w14:paraId="15A26CA7" w14:textId="239F888B" w:rsidR="006C4BAF" w:rsidRDefault="006C4BAF" w:rsidP="0006053A">
      <w:pPr>
        <w:pStyle w:val="NoSpacing"/>
      </w:pPr>
    </w:p>
    <w:p w14:paraId="3A45FFA2" w14:textId="0DD395CF" w:rsidR="006C4BAF" w:rsidRPr="0006053A" w:rsidRDefault="006C4BAF" w:rsidP="0006053A">
      <w:pPr>
        <w:pStyle w:val="NoSpacing"/>
        <w:rPr>
          <w:rFonts w:ascii="Times New Roman" w:hAnsi="Times New Roman"/>
          <w:sz w:val="24"/>
          <w:vertAlign w:val="superscript"/>
        </w:rPr>
      </w:pPr>
      <w:r w:rsidRPr="006F2ABD">
        <w:rPr>
          <w:rFonts w:ascii="Times New Roman" w:hAnsi="Times New Roman" w:cs="Times New Roman"/>
          <w:sz w:val="24"/>
          <w:szCs w:val="24"/>
        </w:rPr>
        <w:t>Y. Allen Chen</w:t>
      </w:r>
      <w:r w:rsidR="006F2ABD" w:rsidRPr="006F2ABD">
        <w:rPr>
          <w:rFonts w:ascii="Times New Roman" w:hAnsi="Times New Roman" w:cs="Times New Roman"/>
          <w:sz w:val="24"/>
          <w:szCs w:val="24"/>
          <w:vertAlign w:val="superscript"/>
        </w:rPr>
        <w:t>a</w:t>
      </w:r>
      <w:r w:rsidR="006F2ABD">
        <w:rPr>
          <w:rFonts w:ascii="Times New Roman" w:hAnsi="Times New Roman" w:cs="Times New Roman"/>
          <w:sz w:val="24"/>
          <w:szCs w:val="24"/>
          <w:vertAlign w:val="superscript"/>
        </w:rPr>
        <w:t>*</w:t>
      </w:r>
      <w:r w:rsidR="00872929" w:rsidRPr="006F2ABD">
        <w:rPr>
          <w:rFonts w:ascii="Times New Roman" w:hAnsi="Times New Roman" w:cs="Times New Roman"/>
          <w:sz w:val="24"/>
          <w:szCs w:val="24"/>
        </w:rPr>
        <w:t xml:space="preserve">, Cole C. </w:t>
      </w:r>
      <w:proofErr w:type="spellStart"/>
      <w:r w:rsidR="00872929" w:rsidRPr="006F2ABD">
        <w:rPr>
          <w:rFonts w:ascii="Times New Roman" w:hAnsi="Times New Roman" w:cs="Times New Roman"/>
          <w:sz w:val="24"/>
          <w:szCs w:val="24"/>
        </w:rPr>
        <w:t>Monnahan</w:t>
      </w:r>
      <w:r w:rsidR="006F2ABD" w:rsidRPr="006F2ABD">
        <w:rPr>
          <w:rFonts w:ascii="Times New Roman" w:hAnsi="Times New Roman" w:cs="Times New Roman"/>
          <w:sz w:val="24"/>
          <w:szCs w:val="24"/>
          <w:vertAlign w:val="superscript"/>
        </w:rPr>
        <w:t>b</w:t>
      </w:r>
      <w:proofErr w:type="spellEnd"/>
      <w:r w:rsidRPr="006F2ABD">
        <w:rPr>
          <w:rFonts w:ascii="Times New Roman" w:hAnsi="Times New Roman" w:cs="Times New Roman"/>
          <w:sz w:val="24"/>
          <w:szCs w:val="24"/>
        </w:rPr>
        <w:t xml:space="preserve">, Owen S. </w:t>
      </w:r>
      <w:proofErr w:type="spellStart"/>
      <w:r w:rsidRPr="006F2ABD">
        <w:rPr>
          <w:rFonts w:ascii="Times New Roman" w:hAnsi="Times New Roman" w:cs="Times New Roman"/>
          <w:sz w:val="24"/>
          <w:szCs w:val="24"/>
        </w:rPr>
        <w:t>Hamel</w:t>
      </w:r>
      <w:r w:rsidR="006F2ABD" w:rsidRPr="006F2ABD">
        <w:rPr>
          <w:rFonts w:ascii="Times New Roman" w:hAnsi="Times New Roman" w:cs="Times New Roman"/>
          <w:sz w:val="24"/>
          <w:szCs w:val="24"/>
          <w:vertAlign w:val="superscript"/>
        </w:rPr>
        <w:t>a</w:t>
      </w:r>
      <w:proofErr w:type="spellEnd"/>
      <w:r w:rsidRPr="006F2ABD">
        <w:rPr>
          <w:rFonts w:ascii="Times New Roman" w:hAnsi="Times New Roman" w:cs="Times New Roman"/>
          <w:sz w:val="24"/>
          <w:szCs w:val="24"/>
        </w:rPr>
        <w:t xml:space="preserve">, Alan C. </w:t>
      </w:r>
      <w:proofErr w:type="spellStart"/>
      <w:r w:rsidRPr="006F2ABD">
        <w:rPr>
          <w:rFonts w:ascii="Times New Roman" w:hAnsi="Times New Roman" w:cs="Times New Roman"/>
          <w:sz w:val="24"/>
          <w:szCs w:val="24"/>
        </w:rPr>
        <w:t>Haynie</w:t>
      </w:r>
      <w:r w:rsidR="006F2ABD" w:rsidRPr="006F2ABD">
        <w:rPr>
          <w:rFonts w:ascii="Times New Roman" w:hAnsi="Times New Roman" w:cs="Times New Roman"/>
          <w:sz w:val="24"/>
          <w:szCs w:val="24"/>
          <w:vertAlign w:val="superscript"/>
        </w:rPr>
        <w:t>c</w:t>
      </w:r>
      <w:proofErr w:type="spellEnd"/>
    </w:p>
    <w:p w14:paraId="39FE8A4A" w14:textId="77777777" w:rsidR="006F2ABD" w:rsidRPr="006F2ABD" w:rsidRDefault="006F2ABD" w:rsidP="006F2ABD">
      <w:pPr>
        <w:pStyle w:val="NoSpacing"/>
        <w:rPr>
          <w:rFonts w:ascii="Times New Roman" w:hAnsi="Times New Roman" w:cs="Times New Roman"/>
          <w:sz w:val="24"/>
          <w:szCs w:val="24"/>
          <w:vertAlign w:val="superscript"/>
        </w:rPr>
      </w:pPr>
    </w:p>
    <w:p w14:paraId="6DF7CFE2" w14:textId="790F757F" w:rsidR="006F2ABD" w:rsidRDefault="006F2ABD" w:rsidP="006F2ABD">
      <w:pPr>
        <w:pStyle w:val="NoSpacing"/>
        <w:rPr>
          <w:rFonts w:ascii="Times New Roman" w:hAnsi="Times New Roman" w:cs="Times New Roman"/>
          <w:sz w:val="24"/>
          <w:szCs w:val="24"/>
        </w:rPr>
      </w:pPr>
      <w:r w:rsidRPr="006F2ABD">
        <w:rPr>
          <w:rFonts w:ascii="Times New Roman" w:hAnsi="Times New Roman" w:cs="Times New Roman"/>
          <w:sz w:val="24"/>
          <w:szCs w:val="24"/>
          <w:vertAlign w:val="superscript"/>
        </w:rPr>
        <w:t>a</w:t>
      </w:r>
      <w:r w:rsidR="00FA7A56">
        <w:rPr>
          <w:rFonts w:ascii="Times New Roman" w:hAnsi="Times New Roman" w:cs="Times New Roman"/>
          <w:sz w:val="24"/>
          <w:szCs w:val="24"/>
          <w:vertAlign w:val="superscript"/>
        </w:rPr>
        <w:t xml:space="preserve"> </w:t>
      </w:r>
      <w:r w:rsidRPr="006F2ABD">
        <w:rPr>
          <w:rFonts w:ascii="Times New Roman" w:hAnsi="Times New Roman" w:cs="Times New Roman"/>
          <w:sz w:val="24"/>
          <w:szCs w:val="24"/>
        </w:rPr>
        <w:t>Fishery Resource Analysis and Monitoring Division, Northwest Fisheries Science Center, NOAA Fisheries, 2725 Montlake Blvd. E., Seattle, WA 98112</w:t>
      </w:r>
    </w:p>
    <w:p w14:paraId="2122E4DA" w14:textId="77777777" w:rsidR="004A78EE" w:rsidRPr="006F2ABD" w:rsidRDefault="004A78EE" w:rsidP="006F2ABD">
      <w:pPr>
        <w:pStyle w:val="NoSpacing"/>
        <w:rPr>
          <w:rFonts w:ascii="Times New Roman" w:hAnsi="Times New Roman" w:cs="Times New Roman"/>
          <w:sz w:val="24"/>
          <w:szCs w:val="24"/>
          <w:vertAlign w:val="superscript"/>
        </w:rPr>
      </w:pPr>
    </w:p>
    <w:p w14:paraId="1D061F38" w14:textId="16DC2FBF" w:rsidR="006F2ABD" w:rsidRDefault="006F2ABD" w:rsidP="006F2ABD">
      <w:pPr>
        <w:pStyle w:val="NoSpacing"/>
        <w:rPr>
          <w:rFonts w:ascii="Times New Roman" w:hAnsi="Times New Roman" w:cs="Times New Roman"/>
          <w:sz w:val="24"/>
          <w:szCs w:val="24"/>
        </w:rPr>
      </w:pPr>
      <w:r w:rsidRPr="006F2ABD">
        <w:rPr>
          <w:rFonts w:ascii="Times New Roman" w:hAnsi="Times New Roman" w:cs="Times New Roman"/>
          <w:sz w:val="24"/>
          <w:szCs w:val="24"/>
          <w:vertAlign w:val="superscript"/>
        </w:rPr>
        <w:t>b</w:t>
      </w:r>
      <w:r w:rsidR="00FA7A56">
        <w:rPr>
          <w:rFonts w:ascii="Times New Roman" w:hAnsi="Times New Roman" w:cs="Times New Roman"/>
          <w:sz w:val="24"/>
          <w:szCs w:val="24"/>
          <w:vertAlign w:val="superscript"/>
        </w:rPr>
        <w:t xml:space="preserve"> </w:t>
      </w:r>
      <w:r w:rsidRPr="006F2ABD">
        <w:rPr>
          <w:rFonts w:ascii="Times New Roman" w:hAnsi="Times New Roman" w:cs="Times New Roman"/>
          <w:sz w:val="24"/>
          <w:szCs w:val="24"/>
        </w:rPr>
        <w:t xml:space="preserve">Resource Ecology and Fisheries Management Division, Alaska Fisheries Science Center, </w:t>
      </w:r>
      <w:r w:rsidR="003735AD" w:rsidRPr="006F2ABD">
        <w:rPr>
          <w:rFonts w:ascii="Times New Roman" w:hAnsi="Times New Roman" w:cs="Times New Roman"/>
          <w:sz w:val="24"/>
          <w:szCs w:val="24"/>
        </w:rPr>
        <w:t>NOAA Fisheries</w:t>
      </w:r>
      <w:r w:rsidRPr="006F2ABD">
        <w:rPr>
          <w:rFonts w:ascii="Times New Roman" w:hAnsi="Times New Roman" w:cs="Times New Roman"/>
          <w:sz w:val="24"/>
          <w:szCs w:val="24"/>
        </w:rPr>
        <w:t>, 7600 Sand Point Way NE, Bldg. 4, Seattle, WA 98115</w:t>
      </w:r>
    </w:p>
    <w:p w14:paraId="1599E377" w14:textId="77777777" w:rsidR="004A78EE" w:rsidRPr="006F2ABD" w:rsidRDefault="004A78EE" w:rsidP="006F2ABD">
      <w:pPr>
        <w:pStyle w:val="NoSpacing"/>
        <w:rPr>
          <w:rFonts w:ascii="Times New Roman" w:hAnsi="Times New Roman" w:cs="Times New Roman"/>
          <w:sz w:val="24"/>
          <w:szCs w:val="24"/>
          <w:vertAlign w:val="superscript"/>
        </w:rPr>
      </w:pPr>
    </w:p>
    <w:p w14:paraId="57746A79" w14:textId="373B84DD" w:rsidR="006F2ABD" w:rsidRDefault="006F2ABD" w:rsidP="006F2ABD">
      <w:pPr>
        <w:pStyle w:val="NoSpacing"/>
        <w:rPr>
          <w:rFonts w:ascii="Times New Roman" w:hAnsi="Times New Roman" w:cs="Times New Roman"/>
          <w:sz w:val="24"/>
          <w:szCs w:val="24"/>
        </w:rPr>
      </w:pPr>
      <w:proofErr w:type="gramStart"/>
      <w:r w:rsidRPr="006F2ABD">
        <w:rPr>
          <w:rFonts w:ascii="Times New Roman" w:hAnsi="Times New Roman" w:cs="Times New Roman"/>
          <w:sz w:val="24"/>
          <w:szCs w:val="24"/>
          <w:vertAlign w:val="superscript"/>
        </w:rPr>
        <w:t>c</w:t>
      </w:r>
      <w:proofErr w:type="gramEnd"/>
      <w:r w:rsidR="00FA7A56">
        <w:rPr>
          <w:rFonts w:ascii="Times New Roman" w:hAnsi="Times New Roman" w:cs="Times New Roman"/>
          <w:sz w:val="24"/>
          <w:szCs w:val="24"/>
          <w:vertAlign w:val="superscript"/>
        </w:rPr>
        <w:t xml:space="preserve"> </w:t>
      </w:r>
      <w:r w:rsidRPr="006F2ABD">
        <w:rPr>
          <w:rFonts w:ascii="Times New Roman" w:hAnsi="Times New Roman" w:cs="Times New Roman"/>
          <w:sz w:val="24"/>
          <w:szCs w:val="24"/>
        </w:rPr>
        <w:t>International Council for the Exploration of the Sea</w:t>
      </w:r>
      <w:r w:rsidR="004A78EE">
        <w:rPr>
          <w:rFonts w:ascii="Times New Roman" w:hAnsi="Times New Roman" w:cs="Times New Roman"/>
          <w:sz w:val="24"/>
          <w:szCs w:val="24"/>
        </w:rPr>
        <w:t xml:space="preserve">, </w:t>
      </w:r>
      <w:r w:rsidRPr="006F2ABD">
        <w:rPr>
          <w:rFonts w:ascii="Times New Roman" w:hAnsi="Times New Roman" w:cs="Times New Roman"/>
          <w:sz w:val="24"/>
          <w:szCs w:val="24"/>
        </w:rPr>
        <w:t>H. C. Andersens Boulevard 44-46</w:t>
      </w:r>
      <w:r w:rsidR="004A78EE">
        <w:rPr>
          <w:rFonts w:ascii="Times New Roman" w:hAnsi="Times New Roman" w:cs="Times New Roman"/>
          <w:sz w:val="24"/>
          <w:szCs w:val="24"/>
        </w:rPr>
        <w:t xml:space="preserve">, </w:t>
      </w:r>
      <w:r w:rsidRPr="006F2ABD">
        <w:rPr>
          <w:rFonts w:ascii="Times New Roman" w:hAnsi="Times New Roman" w:cs="Times New Roman"/>
          <w:sz w:val="24"/>
          <w:szCs w:val="24"/>
        </w:rPr>
        <w:t>1553 Copenhagen V</w:t>
      </w:r>
      <w:r w:rsidR="004A78EE">
        <w:rPr>
          <w:rFonts w:ascii="Times New Roman" w:hAnsi="Times New Roman" w:cs="Times New Roman"/>
          <w:sz w:val="24"/>
          <w:szCs w:val="24"/>
        </w:rPr>
        <w:t xml:space="preserve">, </w:t>
      </w:r>
      <w:r w:rsidRPr="006F2ABD">
        <w:rPr>
          <w:rFonts w:ascii="Times New Roman" w:hAnsi="Times New Roman" w:cs="Times New Roman"/>
          <w:sz w:val="24"/>
          <w:szCs w:val="24"/>
        </w:rPr>
        <w:t>Denmark</w:t>
      </w:r>
    </w:p>
    <w:p w14:paraId="4AA83E9F" w14:textId="77777777" w:rsidR="004A78EE" w:rsidRPr="006F2ABD" w:rsidRDefault="004A78EE" w:rsidP="006F2ABD">
      <w:pPr>
        <w:pStyle w:val="NoSpacing"/>
        <w:rPr>
          <w:rFonts w:ascii="Times New Roman" w:hAnsi="Times New Roman" w:cs="Times New Roman"/>
          <w:sz w:val="24"/>
          <w:szCs w:val="24"/>
        </w:rPr>
      </w:pPr>
    </w:p>
    <w:p w14:paraId="16F13006" w14:textId="58362EA4" w:rsidR="006F2ABD" w:rsidRPr="006F2ABD" w:rsidRDefault="006F2ABD" w:rsidP="006F2ABD">
      <w:pPr>
        <w:pStyle w:val="NoSpacing"/>
        <w:rPr>
          <w:rFonts w:ascii="Times New Roman" w:hAnsi="Times New Roman" w:cs="Times New Roman"/>
          <w:sz w:val="24"/>
          <w:szCs w:val="24"/>
        </w:rPr>
      </w:pPr>
      <w:r w:rsidRPr="006F2ABD">
        <w:rPr>
          <w:rFonts w:ascii="Times New Roman" w:hAnsi="Times New Roman" w:cs="Times New Roman"/>
          <w:sz w:val="24"/>
          <w:szCs w:val="24"/>
          <w:vertAlign w:val="superscript"/>
        </w:rPr>
        <w:t>*</w:t>
      </w:r>
      <w:r w:rsidR="00FA7A56">
        <w:rPr>
          <w:rFonts w:ascii="Times New Roman" w:hAnsi="Times New Roman" w:cs="Times New Roman"/>
          <w:sz w:val="24"/>
          <w:szCs w:val="24"/>
          <w:vertAlign w:val="superscript"/>
        </w:rPr>
        <w:t xml:space="preserve"> </w:t>
      </w:r>
      <w:r>
        <w:rPr>
          <w:rFonts w:ascii="Times New Roman" w:hAnsi="Times New Roman" w:cs="Times New Roman"/>
          <w:sz w:val="24"/>
          <w:szCs w:val="24"/>
        </w:rPr>
        <w:t>Corresponding author</w:t>
      </w:r>
      <w:r w:rsidR="003735AD">
        <w:rPr>
          <w:rFonts w:ascii="Times New Roman" w:hAnsi="Times New Roman" w:cs="Times New Roman"/>
          <w:sz w:val="24"/>
          <w:szCs w:val="24"/>
        </w:rPr>
        <w:t>, allen.chen@noaa.gov</w:t>
      </w:r>
    </w:p>
    <w:p w14:paraId="70A889EF" w14:textId="77777777" w:rsidR="00F029B7" w:rsidRPr="00B4207D" w:rsidRDefault="00F029B7" w:rsidP="00F029B7">
      <w:pPr>
        <w:pStyle w:val="Heading1"/>
        <w:rPr>
          <w:rFonts w:ascii="Times New Roman" w:hAnsi="Times New Roman" w:cs="Times New Roman"/>
          <w:sz w:val="24"/>
          <w:szCs w:val="24"/>
        </w:rPr>
      </w:pPr>
      <w:r w:rsidRPr="00AC0B7C">
        <w:rPr>
          <w:rFonts w:ascii="Times New Roman" w:hAnsi="Times New Roman" w:cs="Times New Roman"/>
          <w:sz w:val="28"/>
          <w:szCs w:val="28"/>
        </w:rPr>
        <w:t>Abstract</w:t>
      </w:r>
    </w:p>
    <w:p w14:paraId="7EF17713" w14:textId="05D3E4F9" w:rsidR="006F2ABD" w:rsidRPr="0006053A" w:rsidRDefault="00F029B7" w:rsidP="006F2ABD">
      <w:pPr>
        <w:pStyle w:val="NoSpacing"/>
      </w:pPr>
      <w:r w:rsidRPr="00B4207D">
        <w:rPr>
          <w:rFonts w:ascii="Times New Roman" w:hAnsi="Times New Roman" w:cs="Times New Roman"/>
          <w:sz w:val="24"/>
          <w:szCs w:val="24"/>
        </w:rPr>
        <w:t xml:space="preserve">Stock assessments are an integral part of contemporary fisheries management, estimating the health of </w:t>
      </w:r>
      <w:r w:rsidR="00981487">
        <w:rPr>
          <w:rFonts w:ascii="Times New Roman" w:hAnsi="Times New Roman" w:cs="Times New Roman"/>
          <w:sz w:val="24"/>
          <w:szCs w:val="24"/>
        </w:rPr>
        <w:t>targeted</w:t>
      </w:r>
      <w:r w:rsidR="00981487" w:rsidRPr="00B4207D">
        <w:rPr>
          <w:rFonts w:ascii="Times New Roman" w:hAnsi="Times New Roman" w:cs="Times New Roman"/>
          <w:sz w:val="24"/>
          <w:szCs w:val="24"/>
        </w:rPr>
        <w:t xml:space="preserve"> </w:t>
      </w:r>
      <w:r w:rsidRPr="00B4207D">
        <w:rPr>
          <w:rFonts w:ascii="Times New Roman" w:hAnsi="Times New Roman" w:cs="Times New Roman"/>
          <w:sz w:val="24"/>
          <w:szCs w:val="24"/>
        </w:rPr>
        <w:t xml:space="preserve">populations and ensuring sustainable marine resource management. </w:t>
      </w:r>
      <w:r w:rsidR="004305C3">
        <w:rPr>
          <w:rFonts w:ascii="Times New Roman" w:hAnsi="Times New Roman" w:cs="Times New Roman"/>
          <w:sz w:val="24"/>
          <w:szCs w:val="24"/>
        </w:rPr>
        <w:t>Fishery-independent data (e.g., scientific surveys) are preferred</w:t>
      </w:r>
      <w:r w:rsidR="00981487">
        <w:rPr>
          <w:rFonts w:ascii="Times New Roman" w:hAnsi="Times New Roman" w:cs="Times New Roman"/>
          <w:sz w:val="24"/>
          <w:szCs w:val="24"/>
        </w:rPr>
        <w:t xml:space="preserve"> as input data to assessments</w:t>
      </w:r>
      <w:r w:rsidR="004305C3">
        <w:rPr>
          <w:rFonts w:ascii="Times New Roman" w:hAnsi="Times New Roman" w:cs="Times New Roman"/>
          <w:sz w:val="24"/>
          <w:szCs w:val="24"/>
        </w:rPr>
        <w:t xml:space="preserve"> </w:t>
      </w:r>
      <w:r w:rsidR="00240EAB">
        <w:rPr>
          <w:rFonts w:ascii="Times New Roman" w:hAnsi="Times New Roman" w:cs="Times New Roman"/>
          <w:sz w:val="24"/>
          <w:szCs w:val="24"/>
        </w:rPr>
        <w:t xml:space="preserve">because they </w:t>
      </w:r>
      <w:r w:rsidR="00981487">
        <w:rPr>
          <w:rFonts w:ascii="Times New Roman" w:hAnsi="Times New Roman" w:cs="Times New Roman"/>
          <w:sz w:val="24"/>
          <w:szCs w:val="24"/>
        </w:rPr>
        <w:t xml:space="preserve">usually </w:t>
      </w:r>
      <w:r w:rsidR="00240EAB">
        <w:rPr>
          <w:rFonts w:ascii="Times New Roman" w:hAnsi="Times New Roman" w:cs="Times New Roman"/>
          <w:sz w:val="24"/>
          <w:szCs w:val="24"/>
        </w:rPr>
        <w:t xml:space="preserve">more reliably reflect changes in the population, </w:t>
      </w:r>
      <w:r w:rsidR="004305C3">
        <w:rPr>
          <w:rFonts w:ascii="Times New Roman" w:hAnsi="Times New Roman" w:cs="Times New Roman"/>
          <w:sz w:val="24"/>
          <w:szCs w:val="24"/>
        </w:rPr>
        <w:t xml:space="preserve">despite fishery-dependent </w:t>
      </w:r>
      <w:r w:rsidR="00240EAB">
        <w:rPr>
          <w:rFonts w:ascii="Times New Roman" w:hAnsi="Times New Roman" w:cs="Times New Roman"/>
          <w:sz w:val="24"/>
          <w:szCs w:val="24"/>
        </w:rPr>
        <w:t xml:space="preserve">data </w:t>
      </w:r>
      <w:r w:rsidR="004305C3">
        <w:rPr>
          <w:rFonts w:ascii="Times New Roman" w:hAnsi="Times New Roman" w:cs="Times New Roman"/>
          <w:sz w:val="24"/>
          <w:szCs w:val="24"/>
        </w:rPr>
        <w:t xml:space="preserve">being more widely </w:t>
      </w:r>
      <w:r w:rsidR="00981487">
        <w:rPr>
          <w:rFonts w:ascii="Times New Roman" w:hAnsi="Times New Roman" w:cs="Times New Roman"/>
          <w:sz w:val="24"/>
          <w:szCs w:val="24"/>
        </w:rPr>
        <w:t xml:space="preserve">and consistently </w:t>
      </w:r>
      <w:r w:rsidR="004305C3">
        <w:rPr>
          <w:rFonts w:ascii="Times New Roman" w:hAnsi="Times New Roman" w:cs="Times New Roman"/>
          <w:sz w:val="24"/>
          <w:szCs w:val="24"/>
        </w:rPr>
        <w:t>available</w:t>
      </w:r>
      <w:r w:rsidR="00EF408D">
        <w:rPr>
          <w:rFonts w:ascii="Times New Roman" w:hAnsi="Times New Roman" w:cs="Times New Roman"/>
          <w:sz w:val="24"/>
          <w:szCs w:val="24"/>
        </w:rPr>
        <w:t>, and potentially less expensive to compile</w:t>
      </w:r>
      <w:r w:rsidR="004305C3">
        <w:rPr>
          <w:rFonts w:ascii="Times New Roman" w:hAnsi="Times New Roman" w:cs="Times New Roman"/>
          <w:sz w:val="24"/>
          <w:szCs w:val="24"/>
        </w:rPr>
        <w:t xml:space="preserve">. </w:t>
      </w:r>
      <w:r>
        <w:rPr>
          <w:rFonts w:ascii="Times New Roman" w:hAnsi="Times New Roman" w:cs="Times New Roman"/>
          <w:sz w:val="24"/>
          <w:szCs w:val="24"/>
        </w:rPr>
        <w:t>One reason t</w:t>
      </w:r>
      <w:r w:rsidRPr="00B4207D">
        <w:rPr>
          <w:rFonts w:ascii="Times New Roman" w:hAnsi="Times New Roman" w:cs="Times New Roman"/>
          <w:sz w:val="24"/>
          <w:szCs w:val="24"/>
        </w:rPr>
        <w:t xml:space="preserve">he use of fishery-dependent data in assessments is treated with care </w:t>
      </w:r>
      <w:r>
        <w:rPr>
          <w:rFonts w:ascii="Times New Roman" w:hAnsi="Times New Roman" w:cs="Times New Roman"/>
          <w:sz w:val="24"/>
          <w:szCs w:val="24"/>
        </w:rPr>
        <w:t xml:space="preserve">is </w:t>
      </w:r>
      <w:r w:rsidRPr="00B4207D">
        <w:rPr>
          <w:rFonts w:ascii="Times New Roman" w:hAnsi="Times New Roman" w:cs="Times New Roman"/>
          <w:sz w:val="24"/>
          <w:szCs w:val="24"/>
        </w:rPr>
        <w:t xml:space="preserve">because the data do not account for the </w:t>
      </w:r>
      <w:r>
        <w:rPr>
          <w:rFonts w:ascii="Times New Roman" w:hAnsi="Times New Roman" w:cs="Times New Roman"/>
          <w:sz w:val="24"/>
          <w:szCs w:val="24"/>
        </w:rPr>
        <w:t xml:space="preserve">spatial </w:t>
      </w:r>
      <w:r w:rsidR="00D4623C">
        <w:rPr>
          <w:rFonts w:ascii="Times New Roman" w:hAnsi="Times New Roman" w:cs="Times New Roman"/>
          <w:sz w:val="24"/>
          <w:szCs w:val="24"/>
        </w:rPr>
        <w:t xml:space="preserve">site </w:t>
      </w:r>
      <w:r w:rsidR="00D4623C" w:rsidRPr="00B4207D">
        <w:rPr>
          <w:rFonts w:ascii="Times New Roman" w:hAnsi="Times New Roman" w:cs="Times New Roman"/>
          <w:sz w:val="24"/>
          <w:szCs w:val="24"/>
        </w:rPr>
        <w:t>selecti</w:t>
      </w:r>
      <w:r w:rsidR="00D4623C">
        <w:rPr>
          <w:rFonts w:ascii="Times New Roman" w:hAnsi="Times New Roman" w:cs="Times New Roman"/>
          <w:sz w:val="24"/>
          <w:szCs w:val="24"/>
        </w:rPr>
        <w:t>on</w:t>
      </w:r>
      <w:r w:rsidR="00D4623C" w:rsidRPr="00B4207D">
        <w:rPr>
          <w:rFonts w:ascii="Times New Roman" w:hAnsi="Times New Roman" w:cs="Times New Roman"/>
          <w:sz w:val="24"/>
          <w:szCs w:val="24"/>
        </w:rPr>
        <w:t xml:space="preserve"> </w:t>
      </w:r>
      <w:r w:rsidRPr="00B4207D">
        <w:rPr>
          <w:rFonts w:ascii="Times New Roman" w:hAnsi="Times New Roman" w:cs="Times New Roman"/>
          <w:sz w:val="24"/>
          <w:szCs w:val="24"/>
        </w:rPr>
        <w:t xml:space="preserve">and incentives of fishers. By understanding and explicitly modeling how fishers make tradeoffs, economic models can correct for selection if fishers systematically choose </w:t>
      </w:r>
      <w:r w:rsidR="009B7147">
        <w:rPr>
          <w:rFonts w:ascii="Times New Roman" w:hAnsi="Times New Roman" w:cs="Times New Roman"/>
          <w:sz w:val="24"/>
          <w:szCs w:val="24"/>
        </w:rPr>
        <w:t>area</w:t>
      </w:r>
      <w:r w:rsidRPr="00B4207D">
        <w:rPr>
          <w:rFonts w:ascii="Times New Roman" w:hAnsi="Times New Roman" w:cs="Times New Roman"/>
          <w:sz w:val="24"/>
          <w:szCs w:val="24"/>
        </w:rPr>
        <w:t>s with greater expected catches</w:t>
      </w:r>
      <w:r w:rsidR="00A30CC7">
        <w:rPr>
          <w:rFonts w:ascii="Times New Roman" w:hAnsi="Times New Roman" w:cs="Times New Roman"/>
          <w:sz w:val="24"/>
          <w:szCs w:val="24"/>
        </w:rPr>
        <w:t>.</w:t>
      </w:r>
      <w:r w:rsidRPr="00B4207D">
        <w:rPr>
          <w:rFonts w:ascii="Times New Roman" w:hAnsi="Times New Roman" w:cs="Times New Roman"/>
          <w:sz w:val="24"/>
          <w:szCs w:val="24"/>
        </w:rPr>
        <w:t xml:space="preserve"> We</w:t>
      </w:r>
      <w:r w:rsidR="00DC44E1">
        <w:rPr>
          <w:rFonts w:ascii="Times New Roman" w:hAnsi="Times New Roman" w:cs="Times New Roman"/>
          <w:sz w:val="24"/>
          <w:szCs w:val="24"/>
        </w:rPr>
        <w:t xml:space="preserve"> develop and test an approach to correct</w:t>
      </w:r>
      <w:r w:rsidRPr="00B4207D">
        <w:rPr>
          <w:rFonts w:ascii="Times New Roman" w:hAnsi="Times New Roman" w:cs="Times New Roman"/>
          <w:sz w:val="24"/>
          <w:szCs w:val="24"/>
        </w:rPr>
        <w:t xml:space="preserve"> abundance indices taking into account the sampling process of fishers</w:t>
      </w:r>
      <w:r w:rsidR="00DC44E1">
        <w:rPr>
          <w:rFonts w:ascii="Times New Roman" w:hAnsi="Times New Roman" w:cs="Times New Roman"/>
          <w:sz w:val="24"/>
          <w:szCs w:val="24"/>
        </w:rPr>
        <w:t xml:space="preserve"> in a simulation framework</w:t>
      </w:r>
      <w:r w:rsidRPr="00B4207D">
        <w:rPr>
          <w:rFonts w:ascii="Times New Roman" w:hAnsi="Times New Roman" w:cs="Times New Roman"/>
          <w:sz w:val="24"/>
          <w:szCs w:val="24"/>
        </w:rPr>
        <w:t xml:space="preserve">. </w:t>
      </w:r>
      <w:r w:rsidR="00A30CC7">
        <w:rPr>
          <w:rFonts w:ascii="Times New Roman" w:hAnsi="Times New Roman" w:cs="Times New Roman"/>
          <w:sz w:val="24"/>
          <w:szCs w:val="24"/>
        </w:rPr>
        <w:t>C</w:t>
      </w:r>
      <w:r w:rsidRPr="00B4207D">
        <w:rPr>
          <w:rFonts w:ascii="Times New Roman" w:hAnsi="Times New Roman" w:cs="Times New Roman"/>
          <w:sz w:val="24"/>
          <w:szCs w:val="24"/>
        </w:rPr>
        <w:t xml:space="preserve">orrected </w:t>
      </w:r>
      <w:r w:rsidR="00F8768A">
        <w:rPr>
          <w:rFonts w:ascii="Times New Roman" w:hAnsi="Times New Roman" w:cs="Times New Roman"/>
          <w:sz w:val="24"/>
          <w:szCs w:val="24"/>
        </w:rPr>
        <w:t>indices</w:t>
      </w:r>
      <w:r w:rsidR="00F8768A" w:rsidRPr="00B4207D">
        <w:rPr>
          <w:rFonts w:ascii="Times New Roman" w:hAnsi="Times New Roman" w:cs="Times New Roman"/>
          <w:sz w:val="24"/>
          <w:szCs w:val="24"/>
        </w:rPr>
        <w:t xml:space="preserve"> </w:t>
      </w:r>
      <w:r w:rsidRPr="00B4207D">
        <w:rPr>
          <w:rFonts w:ascii="Times New Roman" w:hAnsi="Times New Roman" w:cs="Times New Roman"/>
          <w:sz w:val="24"/>
          <w:szCs w:val="24"/>
        </w:rPr>
        <w:t xml:space="preserve">can supplement fishery-independent surveys and improve </w:t>
      </w:r>
      <w:r w:rsidR="00A6071A">
        <w:rPr>
          <w:rFonts w:ascii="Times New Roman" w:hAnsi="Times New Roman" w:cs="Times New Roman"/>
          <w:sz w:val="24"/>
          <w:szCs w:val="24"/>
        </w:rPr>
        <w:t xml:space="preserve">the </w:t>
      </w:r>
      <w:r w:rsidRPr="00B4207D">
        <w:rPr>
          <w:rFonts w:ascii="Times New Roman" w:hAnsi="Times New Roman" w:cs="Times New Roman"/>
          <w:sz w:val="24"/>
          <w:szCs w:val="24"/>
        </w:rPr>
        <w:t>accurac</w:t>
      </w:r>
      <w:r w:rsidR="00262104">
        <w:rPr>
          <w:rFonts w:ascii="Times New Roman" w:hAnsi="Times New Roman" w:cs="Times New Roman"/>
          <w:sz w:val="24"/>
          <w:szCs w:val="24"/>
        </w:rPr>
        <w:t>y of spawning biomass estimates</w:t>
      </w:r>
      <w:r w:rsidR="00A30CC7">
        <w:rPr>
          <w:rFonts w:ascii="Times New Roman" w:hAnsi="Times New Roman" w:cs="Times New Roman"/>
          <w:sz w:val="24"/>
          <w:szCs w:val="24"/>
        </w:rPr>
        <w:t xml:space="preserve"> in some scenarios, but are unreliable in others, e.g., when there is poor spatial coverage coupled with a shifting spatial trend. We</w:t>
      </w:r>
      <w:r w:rsidR="00C93DEA">
        <w:rPr>
          <w:rFonts w:ascii="Times New Roman" w:hAnsi="Times New Roman" w:cs="Times New Roman"/>
          <w:sz w:val="24"/>
          <w:szCs w:val="24"/>
        </w:rPr>
        <w:t xml:space="preserve"> demonstrate </w:t>
      </w:r>
      <w:r w:rsidR="00D35A20">
        <w:rPr>
          <w:rFonts w:ascii="Times New Roman" w:hAnsi="Times New Roman" w:cs="Times New Roman"/>
          <w:sz w:val="24"/>
          <w:szCs w:val="24"/>
        </w:rPr>
        <w:t xml:space="preserve">the </w:t>
      </w:r>
      <w:r w:rsidR="002B61F6">
        <w:rPr>
          <w:rFonts w:ascii="Times New Roman" w:hAnsi="Times New Roman" w:cs="Times New Roman"/>
          <w:sz w:val="24"/>
          <w:szCs w:val="24"/>
        </w:rPr>
        <w:t>potential for</w:t>
      </w:r>
      <w:r w:rsidR="00D35A20">
        <w:rPr>
          <w:rFonts w:ascii="Times New Roman" w:hAnsi="Times New Roman" w:cs="Times New Roman"/>
          <w:sz w:val="24"/>
          <w:szCs w:val="24"/>
        </w:rPr>
        <w:t xml:space="preserve"> economic models </w:t>
      </w:r>
      <w:r w:rsidR="002B61F6">
        <w:rPr>
          <w:rFonts w:ascii="Times New Roman" w:hAnsi="Times New Roman" w:cs="Times New Roman"/>
          <w:sz w:val="24"/>
          <w:szCs w:val="24"/>
        </w:rPr>
        <w:t>as a tool to s</w:t>
      </w:r>
      <w:r w:rsidR="00A30CC7">
        <w:rPr>
          <w:rFonts w:ascii="Times New Roman" w:hAnsi="Times New Roman" w:cs="Times New Roman"/>
          <w:sz w:val="24"/>
          <w:szCs w:val="24"/>
        </w:rPr>
        <w:t xml:space="preserve">tandardize indices of abundance, </w:t>
      </w:r>
      <w:r w:rsidR="002B61F6">
        <w:rPr>
          <w:rFonts w:ascii="Times New Roman" w:hAnsi="Times New Roman" w:cs="Times New Roman"/>
          <w:sz w:val="24"/>
          <w:szCs w:val="24"/>
        </w:rPr>
        <w:t>improve stock assessment estimates</w:t>
      </w:r>
      <w:r w:rsidR="00C44E6F">
        <w:rPr>
          <w:rFonts w:ascii="Times New Roman" w:hAnsi="Times New Roman" w:cs="Times New Roman"/>
          <w:sz w:val="24"/>
          <w:szCs w:val="24"/>
        </w:rPr>
        <w:t>,</w:t>
      </w:r>
      <w:r w:rsidR="002B61F6">
        <w:rPr>
          <w:rFonts w:ascii="Times New Roman" w:hAnsi="Times New Roman" w:cs="Times New Roman"/>
          <w:sz w:val="24"/>
          <w:szCs w:val="24"/>
        </w:rPr>
        <w:t xml:space="preserve"> and the management based upon them</w:t>
      </w:r>
      <w:r w:rsidR="00262104">
        <w:rPr>
          <w:rFonts w:ascii="Times New Roman" w:hAnsi="Times New Roman" w:cs="Times New Roman"/>
          <w:sz w:val="24"/>
          <w:szCs w:val="24"/>
        </w:rPr>
        <w:t>.</w:t>
      </w:r>
    </w:p>
    <w:p w14:paraId="39360C1F" w14:textId="1A079404" w:rsidR="006F2ABD" w:rsidRDefault="006F2ABD" w:rsidP="006F2ABD">
      <w:pPr>
        <w:pStyle w:val="Heading1"/>
        <w:rPr>
          <w:rFonts w:ascii="Times New Roman" w:hAnsi="Times New Roman" w:cs="Times New Roman"/>
          <w:sz w:val="28"/>
          <w:szCs w:val="28"/>
        </w:rPr>
      </w:pPr>
      <w:r w:rsidRPr="006F2ABD">
        <w:rPr>
          <w:rFonts w:ascii="Times New Roman" w:hAnsi="Times New Roman" w:cs="Times New Roman"/>
          <w:sz w:val="28"/>
          <w:szCs w:val="28"/>
        </w:rPr>
        <w:t>Keywords</w:t>
      </w:r>
    </w:p>
    <w:p w14:paraId="2FC61E31" w14:textId="0370CE8C" w:rsidR="006F2ABD" w:rsidRPr="006F2ABD" w:rsidRDefault="006F2ABD" w:rsidP="006F2ABD">
      <w:pPr>
        <w:rPr>
          <w:rFonts w:ascii="Times New Roman" w:hAnsi="Times New Roman" w:cs="Times New Roman"/>
          <w:sz w:val="24"/>
          <w:szCs w:val="24"/>
        </w:rPr>
      </w:pPr>
      <w:r w:rsidRPr="006F2ABD">
        <w:rPr>
          <w:rFonts w:ascii="Times New Roman" w:hAnsi="Times New Roman" w:cs="Times New Roman"/>
          <w:sz w:val="24"/>
          <w:szCs w:val="24"/>
        </w:rPr>
        <w:t xml:space="preserve">Selection bias, economics, fishery-dependent data, </w:t>
      </w:r>
      <w:r w:rsidR="00572AAC">
        <w:rPr>
          <w:rFonts w:ascii="Times New Roman" w:hAnsi="Times New Roman" w:cs="Times New Roman"/>
          <w:sz w:val="24"/>
          <w:szCs w:val="24"/>
        </w:rPr>
        <w:t>CPUE</w:t>
      </w:r>
      <w:r w:rsidR="00572AAC" w:rsidRPr="006F2ABD">
        <w:rPr>
          <w:rFonts w:ascii="Times New Roman" w:hAnsi="Times New Roman" w:cs="Times New Roman"/>
          <w:sz w:val="24"/>
          <w:szCs w:val="24"/>
        </w:rPr>
        <w:t xml:space="preserve"> </w:t>
      </w:r>
      <w:r w:rsidRPr="006F2ABD">
        <w:rPr>
          <w:rFonts w:ascii="Times New Roman" w:hAnsi="Times New Roman" w:cs="Times New Roman"/>
          <w:sz w:val="24"/>
          <w:szCs w:val="24"/>
        </w:rPr>
        <w:t>ind</w:t>
      </w:r>
      <w:r w:rsidR="00770898">
        <w:rPr>
          <w:rFonts w:ascii="Times New Roman" w:hAnsi="Times New Roman" w:cs="Times New Roman"/>
          <w:sz w:val="24"/>
          <w:szCs w:val="24"/>
        </w:rPr>
        <w:t>ex standardization</w:t>
      </w:r>
    </w:p>
    <w:p w14:paraId="52C4223D" w14:textId="684492D2" w:rsidR="00F029B7" w:rsidRPr="00B4207D" w:rsidRDefault="00F029B7" w:rsidP="0006053A">
      <w:pPr>
        <w:pStyle w:val="Heading1"/>
        <w:numPr>
          <w:ilvl w:val="0"/>
          <w:numId w:val="9"/>
        </w:numPr>
        <w:rPr>
          <w:rFonts w:ascii="Times New Roman" w:hAnsi="Times New Roman" w:cs="Times New Roman"/>
          <w:sz w:val="24"/>
          <w:szCs w:val="24"/>
        </w:rPr>
      </w:pPr>
      <w:r w:rsidRPr="00AC0B7C">
        <w:rPr>
          <w:rFonts w:ascii="Times New Roman" w:hAnsi="Times New Roman" w:cs="Times New Roman"/>
          <w:sz w:val="28"/>
          <w:szCs w:val="28"/>
        </w:rPr>
        <w:t>Introduction</w:t>
      </w:r>
    </w:p>
    <w:p w14:paraId="0C7E08FE" w14:textId="4BBE7FF7" w:rsidR="00A05EE2" w:rsidRDefault="00F029B7" w:rsidP="00F029B7">
      <w:pPr>
        <w:pStyle w:val="NoSpacing"/>
        <w:rPr>
          <w:rFonts w:ascii="Times New Roman" w:hAnsi="Times New Roman" w:cs="Times New Roman"/>
          <w:sz w:val="24"/>
          <w:szCs w:val="24"/>
        </w:rPr>
      </w:pPr>
      <w:r w:rsidRPr="00B4207D">
        <w:rPr>
          <w:rFonts w:ascii="Times New Roman" w:hAnsi="Times New Roman" w:cs="Times New Roman"/>
          <w:sz w:val="24"/>
          <w:szCs w:val="24"/>
        </w:rPr>
        <w:t xml:space="preserve">Stock assessments estimate the </w:t>
      </w:r>
      <w:r w:rsidR="004305C3">
        <w:rPr>
          <w:rFonts w:ascii="Times New Roman" w:hAnsi="Times New Roman" w:cs="Times New Roman"/>
          <w:sz w:val="24"/>
          <w:szCs w:val="24"/>
        </w:rPr>
        <w:t>status and sustainable levels of catch in</w:t>
      </w:r>
      <w:r w:rsidRPr="00B4207D">
        <w:rPr>
          <w:rFonts w:ascii="Times New Roman" w:hAnsi="Times New Roman" w:cs="Times New Roman"/>
          <w:sz w:val="24"/>
          <w:szCs w:val="24"/>
        </w:rPr>
        <w:t xml:space="preserve"> exploited fisheries and are a vital tool for sustainable marine resource management</w:t>
      </w:r>
      <w:r w:rsidR="002B15DC">
        <w:rPr>
          <w:rFonts w:ascii="Times New Roman" w:hAnsi="Times New Roman" w:cs="Times New Roman"/>
          <w:sz w:val="24"/>
          <w:szCs w:val="24"/>
        </w:rPr>
        <w:t xml:space="preserve"> (</w:t>
      </w:r>
      <w:proofErr w:type="spellStart"/>
      <w:r w:rsidR="002B15DC">
        <w:rPr>
          <w:rFonts w:ascii="Times New Roman" w:hAnsi="Times New Roman" w:cs="Times New Roman"/>
          <w:sz w:val="24"/>
          <w:szCs w:val="24"/>
        </w:rPr>
        <w:t>Hilborn</w:t>
      </w:r>
      <w:proofErr w:type="spellEnd"/>
      <w:r w:rsidR="002B15DC">
        <w:rPr>
          <w:rFonts w:ascii="Times New Roman" w:hAnsi="Times New Roman" w:cs="Times New Roman"/>
          <w:sz w:val="24"/>
          <w:szCs w:val="24"/>
        </w:rPr>
        <w:t xml:space="preserve"> </w:t>
      </w:r>
      <w:r w:rsidR="00623D02" w:rsidRPr="00B4207D">
        <w:rPr>
          <w:rFonts w:ascii="Times New Roman" w:hAnsi="Times New Roman" w:cs="Times New Roman"/>
          <w:sz w:val="24"/>
          <w:szCs w:val="24"/>
        </w:rPr>
        <w:t xml:space="preserve">&amp; </w:t>
      </w:r>
      <w:r w:rsidR="002B15DC">
        <w:rPr>
          <w:rFonts w:ascii="Times New Roman" w:hAnsi="Times New Roman" w:cs="Times New Roman"/>
          <w:sz w:val="24"/>
          <w:szCs w:val="24"/>
        </w:rPr>
        <w:t>Walters 1992)</w:t>
      </w:r>
      <w:r w:rsidRPr="00B4207D">
        <w:rPr>
          <w:rFonts w:ascii="Times New Roman" w:hAnsi="Times New Roman" w:cs="Times New Roman"/>
          <w:sz w:val="24"/>
          <w:szCs w:val="24"/>
        </w:rPr>
        <w:t xml:space="preserve">. When stock assessments use fishery-dependent observations to construct </w:t>
      </w:r>
      <w:r w:rsidR="004305C3">
        <w:rPr>
          <w:rFonts w:ascii="Times New Roman" w:hAnsi="Times New Roman" w:cs="Times New Roman"/>
          <w:sz w:val="24"/>
          <w:szCs w:val="24"/>
        </w:rPr>
        <w:t xml:space="preserve">relative </w:t>
      </w:r>
      <w:r w:rsidRPr="00B4207D">
        <w:rPr>
          <w:rFonts w:ascii="Times New Roman" w:hAnsi="Times New Roman" w:cs="Times New Roman"/>
          <w:sz w:val="24"/>
          <w:szCs w:val="24"/>
        </w:rPr>
        <w:t xml:space="preserve">abundance indices, it is important to account for </w:t>
      </w:r>
      <w:r w:rsidR="004305C3">
        <w:rPr>
          <w:rFonts w:ascii="Times New Roman" w:hAnsi="Times New Roman" w:cs="Times New Roman"/>
          <w:sz w:val="24"/>
          <w:szCs w:val="24"/>
        </w:rPr>
        <w:t xml:space="preserve">effects other than true changes in the </w:t>
      </w:r>
      <w:r w:rsidR="006F164C">
        <w:rPr>
          <w:rFonts w:ascii="Times New Roman" w:hAnsi="Times New Roman" w:cs="Times New Roman"/>
          <w:sz w:val="24"/>
          <w:szCs w:val="24"/>
        </w:rPr>
        <w:t xml:space="preserve">population </w:t>
      </w:r>
      <w:r w:rsidR="004305C3">
        <w:rPr>
          <w:rFonts w:ascii="Times New Roman" w:hAnsi="Times New Roman" w:cs="Times New Roman"/>
          <w:sz w:val="24"/>
          <w:szCs w:val="24"/>
        </w:rPr>
        <w:t xml:space="preserve">trend, such as gear or spatial changes, or </w:t>
      </w:r>
      <w:r w:rsidRPr="00B4207D">
        <w:rPr>
          <w:rFonts w:ascii="Times New Roman" w:hAnsi="Times New Roman" w:cs="Times New Roman"/>
          <w:sz w:val="24"/>
          <w:szCs w:val="24"/>
        </w:rPr>
        <w:t xml:space="preserve">the </w:t>
      </w:r>
      <w:r w:rsidR="006A082C">
        <w:rPr>
          <w:rFonts w:ascii="Times New Roman" w:hAnsi="Times New Roman" w:cs="Times New Roman"/>
          <w:sz w:val="24"/>
          <w:szCs w:val="24"/>
        </w:rPr>
        <w:t xml:space="preserve">site </w:t>
      </w:r>
      <w:r w:rsidRPr="00B4207D">
        <w:rPr>
          <w:rFonts w:ascii="Times New Roman" w:hAnsi="Times New Roman" w:cs="Times New Roman"/>
          <w:sz w:val="24"/>
          <w:szCs w:val="24"/>
        </w:rPr>
        <w:t>selecti</w:t>
      </w:r>
      <w:r w:rsidR="006A082C">
        <w:rPr>
          <w:rFonts w:ascii="Times New Roman" w:hAnsi="Times New Roman" w:cs="Times New Roman"/>
          <w:sz w:val="24"/>
          <w:szCs w:val="24"/>
        </w:rPr>
        <w:t>on</w:t>
      </w:r>
      <w:r w:rsidRPr="00B4207D">
        <w:rPr>
          <w:rFonts w:ascii="Times New Roman" w:hAnsi="Times New Roman" w:cs="Times New Roman"/>
          <w:sz w:val="24"/>
          <w:szCs w:val="24"/>
        </w:rPr>
        <w:t xml:space="preserve"> and incentives of fishers</w:t>
      </w:r>
      <w:r w:rsidR="00A20FEE">
        <w:rPr>
          <w:rFonts w:ascii="Times New Roman" w:hAnsi="Times New Roman" w:cs="Times New Roman"/>
          <w:sz w:val="24"/>
          <w:szCs w:val="24"/>
        </w:rPr>
        <w:t xml:space="preserve"> (</w:t>
      </w:r>
      <w:r w:rsidR="00A20FEE" w:rsidRPr="00A20FEE">
        <w:rPr>
          <w:rFonts w:ascii="Times New Roman" w:hAnsi="Times New Roman" w:cs="Times New Roman"/>
          <w:sz w:val="24"/>
          <w:szCs w:val="24"/>
        </w:rPr>
        <w:t xml:space="preserve">Eales </w:t>
      </w:r>
      <w:r w:rsidR="00623D02" w:rsidRPr="00B4207D">
        <w:rPr>
          <w:rFonts w:ascii="Times New Roman" w:hAnsi="Times New Roman" w:cs="Times New Roman"/>
          <w:sz w:val="24"/>
          <w:szCs w:val="24"/>
        </w:rPr>
        <w:t xml:space="preserve">&amp; </w:t>
      </w:r>
      <w:proofErr w:type="spellStart"/>
      <w:r w:rsidR="00A20FEE" w:rsidRPr="00A20FEE">
        <w:rPr>
          <w:rFonts w:ascii="Times New Roman" w:hAnsi="Times New Roman" w:cs="Times New Roman"/>
          <w:sz w:val="24"/>
          <w:szCs w:val="24"/>
        </w:rPr>
        <w:t>Wilen</w:t>
      </w:r>
      <w:proofErr w:type="spellEnd"/>
      <w:r w:rsidR="00A20FEE" w:rsidRPr="00A20FEE">
        <w:rPr>
          <w:rFonts w:ascii="Times New Roman" w:hAnsi="Times New Roman" w:cs="Times New Roman"/>
          <w:sz w:val="24"/>
          <w:szCs w:val="24"/>
        </w:rPr>
        <w:t xml:space="preserve"> 1986</w:t>
      </w:r>
      <w:r w:rsidR="00A20FEE">
        <w:rPr>
          <w:rFonts w:ascii="Times New Roman" w:hAnsi="Times New Roman" w:cs="Times New Roman"/>
          <w:sz w:val="24"/>
          <w:szCs w:val="24"/>
        </w:rPr>
        <w:t>)</w:t>
      </w:r>
      <w:r w:rsidR="007D4CC5">
        <w:rPr>
          <w:rFonts w:ascii="Times New Roman" w:hAnsi="Times New Roman" w:cs="Times New Roman"/>
          <w:sz w:val="24"/>
          <w:szCs w:val="24"/>
        </w:rPr>
        <w:t xml:space="preserve">, </w:t>
      </w:r>
      <w:r w:rsidR="00770ADE">
        <w:rPr>
          <w:rFonts w:ascii="Times New Roman" w:hAnsi="Times New Roman" w:cs="Times New Roman"/>
          <w:sz w:val="24"/>
          <w:szCs w:val="24"/>
        </w:rPr>
        <w:t xml:space="preserve">through a process </w:t>
      </w:r>
      <w:r w:rsidR="007D4CC5">
        <w:rPr>
          <w:rFonts w:ascii="Times New Roman" w:hAnsi="Times New Roman" w:cs="Times New Roman"/>
          <w:sz w:val="24"/>
          <w:szCs w:val="24"/>
        </w:rPr>
        <w:t>known as index standardization</w:t>
      </w:r>
      <w:r w:rsidR="004305C3">
        <w:rPr>
          <w:rFonts w:ascii="Times New Roman" w:hAnsi="Times New Roman" w:cs="Times New Roman"/>
          <w:sz w:val="24"/>
          <w:szCs w:val="24"/>
        </w:rPr>
        <w:t xml:space="preserve"> (</w:t>
      </w:r>
      <w:r w:rsidR="007D4CC5">
        <w:rPr>
          <w:rFonts w:ascii="Times New Roman" w:hAnsi="Times New Roman" w:cs="Times New Roman"/>
          <w:sz w:val="24"/>
          <w:szCs w:val="24"/>
        </w:rPr>
        <w:t xml:space="preserve">e.g., </w:t>
      </w:r>
      <w:r w:rsidR="004305C3">
        <w:rPr>
          <w:rFonts w:ascii="Times New Roman" w:hAnsi="Times New Roman" w:cs="Times New Roman"/>
          <w:sz w:val="24"/>
          <w:szCs w:val="24"/>
        </w:rPr>
        <w:t xml:space="preserve">Maunder </w:t>
      </w:r>
      <w:r w:rsidR="00623D02" w:rsidRPr="00B4207D">
        <w:rPr>
          <w:rFonts w:ascii="Times New Roman" w:hAnsi="Times New Roman" w:cs="Times New Roman"/>
          <w:sz w:val="24"/>
          <w:szCs w:val="24"/>
        </w:rPr>
        <w:t xml:space="preserve">&amp; </w:t>
      </w:r>
      <w:r w:rsidR="004305C3">
        <w:rPr>
          <w:rFonts w:ascii="Times New Roman" w:hAnsi="Times New Roman" w:cs="Times New Roman"/>
          <w:sz w:val="24"/>
          <w:szCs w:val="24"/>
        </w:rPr>
        <w:t>Punt 200</w:t>
      </w:r>
      <w:r w:rsidR="007D4CC5">
        <w:rPr>
          <w:rFonts w:ascii="Times New Roman" w:hAnsi="Times New Roman" w:cs="Times New Roman"/>
          <w:sz w:val="24"/>
          <w:szCs w:val="24"/>
        </w:rPr>
        <w:t>4; Walters 2003)</w:t>
      </w:r>
      <w:r w:rsidRPr="00B4207D">
        <w:rPr>
          <w:rFonts w:ascii="Times New Roman" w:hAnsi="Times New Roman" w:cs="Times New Roman"/>
          <w:sz w:val="24"/>
          <w:szCs w:val="24"/>
        </w:rPr>
        <w:t xml:space="preserve">. Fishers </w:t>
      </w:r>
      <w:r w:rsidR="003A1ED4">
        <w:rPr>
          <w:rFonts w:ascii="Times New Roman" w:hAnsi="Times New Roman" w:cs="Times New Roman"/>
          <w:sz w:val="24"/>
          <w:szCs w:val="24"/>
        </w:rPr>
        <w:t>do</w:t>
      </w:r>
      <w:r w:rsidR="003A1ED4" w:rsidRPr="00B4207D">
        <w:rPr>
          <w:rFonts w:ascii="Times New Roman" w:hAnsi="Times New Roman" w:cs="Times New Roman"/>
          <w:sz w:val="24"/>
          <w:szCs w:val="24"/>
        </w:rPr>
        <w:t xml:space="preserve"> </w:t>
      </w:r>
      <w:r w:rsidRPr="00B4207D">
        <w:rPr>
          <w:rFonts w:ascii="Times New Roman" w:hAnsi="Times New Roman" w:cs="Times New Roman"/>
          <w:sz w:val="24"/>
          <w:szCs w:val="24"/>
        </w:rPr>
        <w:t>not sampl</w:t>
      </w:r>
      <w:r w:rsidR="003A1ED4">
        <w:rPr>
          <w:rFonts w:ascii="Times New Roman" w:hAnsi="Times New Roman" w:cs="Times New Roman"/>
          <w:sz w:val="24"/>
          <w:szCs w:val="24"/>
        </w:rPr>
        <w:t>e</w:t>
      </w:r>
      <w:r>
        <w:rPr>
          <w:rFonts w:ascii="Times New Roman" w:hAnsi="Times New Roman" w:cs="Times New Roman"/>
          <w:sz w:val="24"/>
          <w:szCs w:val="24"/>
        </w:rPr>
        <w:t xml:space="preserve"> randomly</w:t>
      </w:r>
      <w:r w:rsidR="006F164C">
        <w:rPr>
          <w:rFonts w:ascii="Times New Roman" w:hAnsi="Times New Roman" w:cs="Times New Roman"/>
          <w:sz w:val="24"/>
          <w:szCs w:val="24"/>
        </w:rPr>
        <w:t xml:space="preserve"> across fish habitat</w:t>
      </w:r>
      <w:r w:rsidRPr="00B4207D">
        <w:rPr>
          <w:rFonts w:ascii="Times New Roman" w:hAnsi="Times New Roman" w:cs="Times New Roman"/>
          <w:sz w:val="24"/>
          <w:szCs w:val="24"/>
        </w:rPr>
        <w:t xml:space="preserve">, but </w:t>
      </w:r>
      <w:r w:rsidR="00A6071A">
        <w:rPr>
          <w:rFonts w:ascii="Times New Roman" w:hAnsi="Times New Roman" w:cs="Times New Roman"/>
          <w:sz w:val="24"/>
          <w:szCs w:val="24"/>
        </w:rPr>
        <w:t xml:space="preserve">instead </w:t>
      </w:r>
      <w:r w:rsidRPr="00B4207D">
        <w:rPr>
          <w:rFonts w:ascii="Times New Roman" w:hAnsi="Times New Roman" w:cs="Times New Roman"/>
          <w:sz w:val="24"/>
          <w:szCs w:val="24"/>
        </w:rPr>
        <w:t>choos</w:t>
      </w:r>
      <w:r w:rsidR="00EE7D82">
        <w:rPr>
          <w:rFonts w:ascii="Times New Roman" w:hAnsi="Times New Roman" w:cs="Times New Roman"/>
          <w:sz w:val="24"/>
          <w:szCs w:val="24"/>
        </w:rPr>
        <w:t>e</w:t>
      </w:r>
      <w:r w:rsidRPr="00B4207D">
        <w:rPr>
          <w:rFonts w:ascii="Times New Roman" w:hAnsi="Times New Roman" w:cs="Times New Roman"/>
          <w:sz w:val="24"/>
          <w:szCs w:val="24"/>
        </w:rPr>
        <w:t xml:space="preserve"> </w:t>
      </w:r>
      <w:r w:rsidR="009B7147">
        <w:rPr>
          <w:rFonts w:ascii="Times New Roman" w:hAnsi="Times New Roman" w:cs="Times New Roman"/>
          <w:sz w:val="24"/>
          <w:szCs w:val="24"/>
        </w:rPr>
        <w:t>area</w:t>
      </w:r>
      <w:r w:rsidRPr="00B4207D">
        <w:rPr>
          <w:rFonts w:ascii="Times New Roman" w:hAnsi="Times New Roman" w:cs="Times New Roman"/>
          <w:sz w:val="24"/>
          <w:szCs w:val="24"/>
        </w:rPr>
        <w:t xml:space="preserve">s to target different species, </w:t>
      </w:r>
      <w:r w:rsidRPr="00B4207D">
        <w:rPr>
          <w:rFonts w:ascii="Times New Roman" w:hAnsi="Times New Roman" w:cs="Times New Roman"/>
          <w:sz w:val="24"/>
          <w:szCs w:val="24"/>
        </w:rPr>
        <w:lastRenderedPageBreak/>
        <w:t>densities, and sizes of fish.</w:t>
      </w:r>
      <w:r w:rsidR="00EE7D82">
        <w:rPr>
          <w:rFonts w:ascii="Times New Roman" w:hAnsi="Times New Roman" w:cs="Times New Roman"/>
          <w:sz w:val="24"/>
          <w:szCs w:val="24"/>
        </w:rPr>
        <w:t xml:space="preserve"> Standardizing fishery-dependent indices to correct for these factors is an ongoing challenge to producing accurate and reliable stock assessments</w:t>
      </w:r>
      <w:r w:rsidR="00F524F9">
        <w:rPr>
          <w:rFonts w:ascii="Times New Roman" w:hAnsi="Times New Roman" w:cs="Times New Roman"/>
          <w:sz w:val="24"/>
          <w:szCs w:val="24"/>
        </w:rPr>
        <w:t xml:space="preserve"> and the</w:t>
      </w:r>
      <w:r w:rsidR="00FC4B8F">
        <w:rPr>
          <w:rFonts w:ascii="Times New Roman" w:hAnsi="Times New Roman" w:cs="Times New Roman"/>
          <w:sz w:val="24"/>
          <w:szCs w:val="24"/>
        </w:rPr>
        <w:t xml:space="preserve"> associated</w:t>
      </w:r>
      <w:r w:rsidR="00F524F9">
        <w:rPr>
          <w:rFonts w:ascii="Times New Roman" w:hAnsi="Times New Roman" w:cs="Times New Roman"/>
          <w:sz w:val="24"/>
          <w:szCs w:val="24"/>
        </w:rPr>
        <w:t xml:space="preserve"> advice</w:t>
      </w:r>
      <w:r w:rsidR="00EE7D82">
        <w:rPr>
          <w:rFonts w:ascii="Times New Roman" w:hAnsi="Times New Roman" w:cs="Times New Roman"/>
          <w:sz w:val="24"/>
          <w:szCs w:val="24"/>
        </w:rPr>
        <w:t xml:space="preserve"> used by fisheries managers. </w:t>
      </w:r>
    </w:p>
    <w:p w14:paraId="7DEE1F8B" w14:textId="77777777" w:rsidR="00A05EE2" w:rsidRDefault="00A05EE2" w:rsidP="00F029B7">
      <w:pPr>
        <w:pStyle w:val="NoSpacing"/>
        <w:rPr>
          <w:rFonts w:ascii="Times New Roman" w:hAnsi="Times New Roman" w:cs="Times New Roman"/>
          <w:sz w:val="24"/>
          <w:szCs w:val="24"/>
        </w:rPr>
      </w:pPr>
    </w:p>
    <w:p w14:paraId="3DD0B244" w14:textId="39518BFF" w:rsidR="00A00461" w:rsidRDefault="00A00461" w:rsidP="00F029B7">
      <w:pPr>
        <w:pStyle w:val="NoSpacing"/>
        <w:rPr>
          <w:rFonts w:ascii="Times New Roman" w:hAnsi="Times New Roman" w:cs="Times New Roman"/>
          <w:sz w:val="24"/>
          <w:szCs w:val="24"/>
        </w:rPr>
      </w:pPr>
      <w:r w:rsidRPr="00B4207D">
        <w:rPr>
          <w:rFonts w:ascii="Times New Roman" w:hAnsi="Times New Roman" w:cs="Times New Roman"/>
          <w:sz w:val="24"/>
          <w:szCs w:val="24"/>
        </w:rPr>
        <w:t>There have been a number of fisheries studies that examine standardization of catch per unit effort (CPUE) indices, for example by allowing correlation between observations (Bishop et al. 2004), taking into account changes in fishing power (Allen &amp; Punsly 1984), or incorporating targeting strategies that vary spatially (Hoyle &amp; Okamoto 2013).</w:t>
      </w:r>
      <w:r w:rsidR="00FF7691">
        <w:rPr>
          <w:rFonts w:ascii="Times New Roman" w:hAnsi="Times New Roman" w:cs="Times New Roman"/>
          <w:sz w:val="24"/>
          <w:szCs w:val="24"/>
        </w:rPr>
        <w:t xml:space="preserve"> More recently, geostatistical approaches were shown to have improved </w:t>
      </w:r>
      <w:r w:rsidR="00623D02">
        <w:rPr>
          <w:rFonts w:ascii="Times New Roman" w:hAnsi="Times New Roman" w:cs="Times New Roman"/>
          <w:sz w:val="24"/>
          <w:szCs w:val="24"/>
        </w:rPr>
        <w:t>properties and</w:t>
      </w:r>
      <w:r w:rsidR="00FF7691">
        <w:rPr>
          <w:rFonts w:ascii="Times New Roman" w:hAnsi="Times New Roman" w:cs="Times New Roman"/>
          <w:sz w:val="24"/>
          <w:szCs w:val="24"/>
        </w:rPr>
        <w:t xml:space="preserve"> this class of models </w:t>
      </w:r>
      <w:r w:rsidR="00A53286">
        <w:rPr>
          <w:rFonts w:ascii="Times New Roman" w:hAnsi="Times New Roman" w:cs="Times New Roman"/>
          <w:sz w:val="24"/>
          <w:szCs w:val="24"/>
        </w:rPr>
        <w:t xml:space="preserve">has </w:t>
      </w:r>
      <w:r w:rsidR="00FF7691">
        <w:rPr>
          <w:rFonts w:ascii="Times New Roman" w:hAnsi="Times New Roman" w:cs="Times New Roman"/>
          <w:sz w:val="24"/>
          <w:szCs w:val="24"/>
        </w:rPr>
        <w:t xml:space="preserve">proliferated </w:t>
      </w:r>
      <w:r w:rsidR="00AA5930">
        <w:rPr>
          <w:rFonts w:ascii="Times New Roman" w:hAnsi="Times New Roman" w:cs="Times New Roman"/>
          <w:sz w:val="24"/>
          <w:szCs w:val="24"/>
        </w:rPr>
        <w:t>(Thorson et al. 20</w:t>
      </w:r>
      <w:r w:rsidR="00D32A19">
        <w:rPr>
          <w:rFonts w:ascii="Times New Roman" w:hAnsi="Times New Roman" w:cs="Times New Roman"/>
          <w:sz w:val="24"/>
          <w:szCs w:val="24"/>
        </w:rPr>
        <w:t>15</w:t>
      </w:r>
      <w:r w:rsidR="00AA5930">
        <w:rPr>
          <w:rFonts w:ascii="Times New Roman" w:hAnsi="Times New Roman" w:cs="Times New Roman"/>
          <w:sz w:val="24"/>
          <w:szCs w:val="24"/>
        </w:rPr>
        <w:t>, 20</w:t>
      </w:r>
      <w:r w:rsidR="00D32A19">
        <w:rPr>
          <w:rFonts w:ascii="Times New Roman" w:hAnsi="Times New Roman" w:cs="Times New Roman"/>
          <w:sz w:val="24"/>
          <w:szCs w:val="24"/>
        </w:rPr>
        <w:t>20</w:t>
      </w:r>
      <w:r w:rsidR="00AA5930">
        <w:rPr>
          <w:rFonts w:ascii="Times New Roman" w:hAnsi="Times New Roman" w:cs="Times New Roman"/>
          <w:sz w:val="24"/>
          <w:szCs w:val="24"/>
        </w:rPr>
        <w:t>)</w:t>
      </w:r>
      <w:r w:rsidR="00FF7691">
        <w:rPr>
          <w:rFonts w:ascii="Times New Roman" w:hAnsi="Times New Roman" w:cs="Times New Roman"/>
          <w:sz w:val="24"/>
          <w:szCs w:val="24"/>
        </w:rPr>
        <w:t xml:space="preserve">. </w:t>
      </w:r>
      <w:r>
        <w:rPr>
          <w:rFonts w:ascii="Times New Roman" w:hAnsi="Times New Roman" w:cs="Times New Roman"/>
          <w:sz w:val="24"/>
          <w:szCs w:val="24"/>
        </w:rPr>
        <w:t xml:space="preserve"> </w:t>
      </w:r>
      <w:r w:rsidR="00EE7D82">
        <w:rPr>
          <w:rFonts w:ascii="Times New Roman" w:hAnsi="Times New Roman" w:cs="Times New Roman"/>
          <w:sz w:val="24"/>
          <w:szCs w:val="24"/>
        </w:rPr>
        <w:t xml:space="preserve">However, little attention has been devoted to index </w:t>
      </w:r>
      <w:r w:rsidR="006F164C">
        <w:rPr>
          <w:rFonts w:ascii="Times New Roman" w:hAnsi="Times New Roman" w:cs="Times New Roman"/>
          <w:sz w:val="24"/>
          <w:szCs w:val="24"/>
        </w:rPr>
        <w:t xml:space="preserve">standardization </w:t>
      </w:r>
      <w:r>
        <w:rPr>
          <w:rFonts w:ascii="Times New Roman" w:hAnsi="Times New Roman" w:cs="Times New Roman"/>
          <w:sz w:val="24"/>
          <w:szCs w:val="24"/>
        </w:rPr>
        <w:t>method</w:t>
      </w:r>
      <w:r w:rsidR="00EE7D82">
        <w:rPr>
          <w:rFonts w:ascii="Times New Roman" w:hAnsi="Times New Roman" w:cs="Times New Roman"/>
          <w:sz w:val="24"/>
          <w:szCs w:val="24"/>
        </w:rPr>
        <w:t>s</w:t>
      </w:r>
      <w:r w:rsidR="006F164C">
        <w:rPr>
          <w:rFonts w:ascii="Times New Roman" w:hAnsi="Times New Roman" w:cs="Times New Roman"/>
          <w:sz w:val="24"/>
          <w:szCs w:val="24"/>
        </w:rPr>
        <w:t xml:space="preserve"> that</w:t>
      </w:r>
      <w:r>
        <w:rPr>
          <w:rFonts w:ascii="Times New Roman" w:hAnsi="Times New Roman" w:cs="Times New Roman"/>
          <w:sz w:val="24"/>
          <w:szCs w:val="24"/>
        </w:rPr>
        <w:t xml:space="preserve"> us</w:t>
      </w:r>
      <w:r w:rsidR="006F164C">
        <w:rPr>
          <w:rFonts w:ascii="Times New Roman" w:hAnsi="Times New Roman" w:cs="Times New Roman"/>
          <w:sz w:val="24"/>
          <w:szCs w:val="24"/>
        </w:rPr>
        <w:t>e</w:t>
      </w:r>
      <w:r>
        <w:rPr>
          <w:rFonts w:ascii="Times New Roman" w:hAnsi="Times New Roman" w:cs="Times New Roman"/>
          <w:sz w:val="24"/>
          <w:szCs w:val="24"/>
        </w:rPr>
        <w:t xml:space="preserve"> economic drivers</w:t>
      </w:r>
      <w:r w:rsidR="00262104">
        <w:rPr>
          <w:rFonts w:ascii="Times New Roman" w:hAnsi="Times New Roman" w:cs="Times New Roman"/>
          <w:sz w:val="24"/>
          <w:szCs w:val="24"/>
        </w:rPr>
        <w:t xml:space="preserve">, which </w:t>
      </w:r>
      <w:r w:rsidR="00502A62">
        <w:rPr>
          <w:rFonts w:ascii="Times New Roman" w:hAnsi="Times New Roman" w:cs="Times New Roman"/>
          <w:sz w:val="24"/>
          <w:szCs w:val="24"/>
        </w:rPr>
        <w:t xml:space="preserve">offer </w:t>
      </w:r>
      <w:r w:rsidR="00F94A5D">
        <w:rPr>
          <w:rFonts w:ascii="Times New Roman" w:hAnsi="Times New Roman" w:cs="Times New Roman"/>
          <w:sz w:val="24"/>
          <w:szCs w:val="24"/>
        </w:rPr>
        <w:t>a mechanistic understanding</w:t>
      </w:r>
      <w:r w:rsidRPr="00B4207D">
        <w:rPr>
          <w:rFonts w:ascii="Times New Roman" w:hAnsi="Times New Roman" w:cs="Times New Roman"/>
          <w:sz w:val="24"/>
          <w:szCs w:val="24"/>
        </w:rPr>
        <w:t xml:space="preserve"> into the sampling process that generated the fishery-dependent data</w:t>
      </w:r>
      <w:r w:rsidR="00A23FB7">
        <w:rPr>
          <w:rFonts w:ascii="Times New Roman" w:hAnsi="Times New Roman" w:cs="Times New Roman"/>
          <w:sz w:val="24"/>
          <w:szCs w:val="24"/>
        </w:rPr>
        <w:t>. Th</w:t>
      </w:r>
      <w:r w:rsidR="006F164C">
        <w:rPr>
          <w:rFonts w:ascii="Times New Roman" w:hAnsi="Times New Roman" w:cs="Times New Roman"/>
          <w:sz w:val="24"/>
          <w:szCs w:val="24"/>
        </w:rPr>
        <w:t xml:space="preserve">is </w:t>
      </w:r>
      <w:r w:rsidR="00EE7D82">
        <w:rPr>
          <w:rFonts w:ascii="Times New Roman" w:hAnsi="Times New Roman" w:cs="Times New Roman"/>
          <w:sz w:val="24"/>
          <w:szCs w:val="24"/>
        </w:rPr>
        <w:t xml:space="preserve">information could </w:t>
      </w:r>
      <w:r w:rsidR="00A23FB7">
        <w:rPr>
          <w:rFonts w:ascii="Times New Roman" w:hAnsi="Times New Roman" w:cs="Times New Roman"/>
          <w:sz w:val="24"/>
          <w:szCs w:val="24"/>
        </w:rPr>
        <w:t xml:space="preserve">potentially </w:t>
      </w:r>
      <w:r w:rsidR="00F524F9">
        <w:rPr>
          <w:rFonts w:ascii="Times New Roman" w:hAnsi="Times New Roman" w:cs="Times New Roman"/>
          <w:sz w:val="24"/>
          <w:szCs w:val="24"/>
        </w:rPr>
        <w:t xml:space="preserve">be used to calculate </w:t>
      </w:r>
      <w:r w:rsidR="00A23FB7">
        <w:rPr>
          <w:rFonts w:ascii="Times New Roman" w:hAnsi="Times New Roman" w:cs="Times New Roman"/>
          <w:sz w:val="24"/>
          <w:szCs w:val="24"/>
        </w:rPr>
        <w:t xml:space="preserve">more accurate </w:t>
      </w:r>
      <w:r w:rsidR="00502A62">
        <w:rPr>
          <w:rFonts w:ascii="Times New Roman" w:hAnsi="Times New Roman" w:cs="Times New Roman"/>
          <w:sz w:val="24"/>
          <w:szCs w:val="24"/>
        </w:rPr>
        <w:t>relative indices</w:t>
      </w:r>
      <w:r w:rsidR="00F524F9">
        <w:rPr>
          <w:rFonts w:ascii="Times New Roman" w:hAnsi="Times New Roman" w:cs="Times New Roman"/>
          <w:sz w:val="24"/>
          <w:szCs w:val="24"/>
        </w:rPr>
        <w:t>.</w:t>
      </w:r>
    </w:p>
    <w:p w14:paraId="31BACEA8" w14:textId="77777777" w:rsidR="00A00461" w:rsidRDefault="00A00461" w:rsidP="00F029B7">
      <w:pPr>
        <w:pStyle w:val="NoSpacing"/>
        <w:rPr>
          <w:rFonts w:ascii="Times New Roman" w:hAnsi="Times New Roman" w:cs="Times New Roman"/>
          <w:sz w:val="24"/>
          <w:szCs w:val="24"/>
        </w:rPr>
      </w:pPr>
    </w:p>
    <w:p w14:paraId="67A4D8CD" w14:textId="1760C0A8" w:rsidR="00A05EE2" w:rsidRDefault="00A23FB7" w:rsidP="00F029B7">
      <w:pPr>
        <w:pStyle w:val="NoSpacing"/>
        <w:rPr>
          <w:rFonts w:ascii="Times New Roman" w:hAnsi="Times New Roman" w:cs="Times New Roman"/>
          <w:sz w:val="24"/>
          <w:szCs w:val="24"/>
        </w:rPr>
      </w:pPr>
      <w:r>
        <w:rPr>
          <w:rFonts w:ascii="Times New Roman" w:hAnsi="Times New Roman" w:cs="Times New Roman"/>
          <w:sz w:val="24"/>
          <w:szCs w:val="24"/>
        </w:rPr>
        <w:t xml:space="preserve">Economic models that </w:t>
      </w:r>
      <w:r w:rsidR="00F029B7" w:rsidRPr="00B4207D">
        <w:rPr>
          <w:rFonts w:ascii="Times New Roman" w:hAnsi="Times New Roman" w:cs="Times New Roman"/>
          <w:sz w:val="24"/>
          <w:szCs w:val="24"/>
        </w:rPr>
        <w:t xml:space="preserve">explicitly </w:t>
      </w:r>
      <w:r w:rsidR="00A05EE2">
        <w:rPr>
          <w:rFonts w:ascii="Times New Roman" w:hAnsi="Times New Roman" w:cs="Times New Roman"/>
          <w:sz w:val="24"/>
          <w:szCs w:val="24"/>
        </w:rPr>
        <w:t xml:space="preserve">characterize </w:t>
      </w:r>
      <w:r w:rsidR="003735AD">
        <w:rPr>
          <w:rFonts w:ascii="Times New Roman" w:hAnsi="Times New Roman" w:cs="Times New Roman"/>
          <w:sz w:val="24"/>
          <w:szCs w:val="24"/>
        </w:rPr>
        <w:t>h</w:t>
      </w:r>
      <w:r w:rsidR="00F029B7" w:rsidRPr="00B4207D">
        <w:rPr>
          <w:rFonts w:ascii="Times New Roman" w:hAnsi="Times New Roman" w:cs="Times New Roman"/>
          <w:sz w:val="24"/>
          <w:szCs w:val="24"/>
        </w:rPr>
        <w:t>ow fishers make tradeoffs can correct for selection that occurs if</w:t>
      </w:r>
      <w:r w:rsidR="00A53286">
        <w:rPr>
          <w:rFonts w:ascii="Times New Roman" w:hAnsi="Times New Roman" w:cs="Times New Roman"/>
          <w:sz w:val="24"/>
          <w:szCs w:val="24"/>
        </w:rPr>
        <w:t>,</w:t>
      </w:r>
      <w:r w:rsidR="00F029B7" w:rsidRPr="00B4207D">
        <w:rPr>
          <w:rFonts w:ascii="Times New Roman" w:hAnsi="Times New Roman" w:cs="Times New Roman"/>
          <w:sz w:val="24"/>
          <w:szCs w:val="24"/>
        </w:rPr>
        <w:t xml:space="preserve"> </w:t>
      </w:r>
      <w:r>
        <w:rPr>
          <w:rFonts w:ascii="Times New Roman" w:hAnsi="Times New Roman" w:cs="Times New Roman"/>
          <w:sz w:val="24"/>
          <w:szCs w:val="24"/>
        </w:rPr>
        <w:t>for example</w:t>
      </w:r>
      <w:r w:rsidR="00A53286">
        <w:rPr>
          <w:rFonts w:ascii="Times New Roman" w:hAnsi="Times New Roman" w:cs="Times New Roman"/>
          <w:sz w:val="24"/>
          <w:szCs w:val="24"/>
        </w:rPr>
        <w:t>,</w:t>
      </w:r>
      <w:r>
        <w:rPr>
          <w:rFonts w:ascii="Times New Roman" w:hAnsi="Times New Roman" w:cs="Times New Roman"/>
          <w:sz w:val="24"/>
          <w:szCs w:val="24"/>
        </w:rPr>
        <w:t xml:space="preserve"> </w:t>
      </w:r>
      <w:r w:rsidR="00F029B7" w:rsidRPr="00B4207D">
        <w:rPr>
          <w:rFonts w:ascii="Times New Roman" w:hAnsi="Times New Roman" w:cs="Times New Roman"/>
          <w:sz w:val="24"/>
          <w:szCs w:val="24"/>
        </w:rPr>
        <w:t xml:space="preserve">fishers choose to systematically fish at </w:t>
      </w:r>
      <w:r w:rsidR="009B7147">
        <w:rPr>
          <w:rFonts w:ascii="Times New Roman" w:hAnsi="Times New Roman" w:cs="Times New Roman"/>
          <w:sz w:val="24"/>
          <w:szCs w:val="24"/>
        </w:rPr>
        <w:t>area</w:t>
      </w:r>
      <w:r w:rsidR="00F029B7" w:rsidRPr="00B4207D">
        <w:rPr>
          <w:rFonts w:ascii="Times New Roman" w:hAnsi="Times New Roman" w:cs="Times New Roman"/>
          <w:sz w:val="24"/>
          <w:szCs w:val="24"/>
        </w:rPr>
        <w:t xml:space="preserve">s with greater expected catches or size-driven </w:t>
      </w:r>
      <w:r w:rsidR="00F029B7">
        <w:rPr>
          <w:rFonts w:ascii="Times New Roman" w:hAnsi="Times New Roman" w:cs="Times New Roman"/>
          <w:sz w:val="24"/>
          <w:szCs w:val="24"/>
        </w:rPr>
        <w:t>price premiums</w:t>
      </w:r>
      <w:r w:rsidR="00F029B7" w:rsidRPr="00B4207D">
        <w:rPr>
          <w:rFonts w:ascii="Times New Roman" w:hAnsi="Times New Roman" w:cs="Times New Roman"/>
          <w:sz w:val="24"/>
          <w:szCs w:val="24"/>
        </w:rPr>
        <w:t>.</w:t>
      </w:r>
      <w:r w:rsidR="00502A62">
        <w:rPr>
          <w:rFonts w:ascii="Times New Roman" w:hAnsi="Times New Roman" w:cs="Times New Roman"/>
          <w:sz w:val="24"/>
          <w:szCs w:val="24"/>
        </w:rPr>
        <w:t xml:space="preserve"> </w:t>
      </w:r>
      <w:r w:rsidR="00F029B7" w:rsidRPr="00B4207D">
        <w:rPr>
          <w:rFonts w:ascii="Times New Roman" w:hAnsi="Times New Roman" w:cs="Times New Roman"/>
          <w:sz w:val="24"/>
          <w:szCs w:val="24"/>
        </w:rPr>
        <w:t xml:space="preserve">The study of self-selection in economics is well-developed and robust, the seminal example </w:t>
      </w:r>
      <w:r w:rsidR="007D4CC5">
        <w:rPr>
          <w:rFonts w:ascii="Times New Roman" w:hAnsi="Times New Roman" w:cs="Times New Roman"/>
          <w:sz w:val="24"/>
          <w:szCs w:val="24"/>
        </w:rPr>
        <w:t xml:space="preserve">being </w:t>
      </w:r>
      <w:r w:rsidR="00F029B7" w:rsidRPr="00B4207D">
        <w:rPr>
          <w:rFonts w:ascii="Times New Roman" w:hAnsi="Times New Roman" w:cs="Times New Roman"/>
          <w:sz w:val="24"/>
          <w:szCs w:val="24"/>
        </w:rPr>
        <w:t xml:space="preserve">the work of Heckman (1979). An example of correcting for selection bias in a polychotomous choice setting is provided by Dahl (2002), examining how migrants choose where to live based on their expected wages. </w:t>
      </w:r>
      <w:r w:rsidR="006F164C">
        <w:rPr>
          <w:rFonts w:ascii="Times New Roman" w:hAnsi="Times New Roman" w:cs="Times New Roman"/>
          <w:sz w:val="24"/>
          <w:szCs w:val="24"/>
        </w:rPr>
        <w:t>I</w:t>
      </w:r>
      <w:r w:rsidR="00F029B7" w:rsidRPr="00B4207D">
        <w:rPr>
          <w:rFonts w:ascii="Times New Roman" w:hAnsi="Times New Roman" w:cs="Times New Roman"/>
          <w:sz w:val="24"/>
          <w:szCs w:val="24"/>
        </w:rPr>
        <w:t>n a</w:t>
      </w:r>
      <w:r w:rsidR="006F164C">
        <w:rPr>
          <w:rFonts w:ascii="Times New Roman" w:hAnsi="Times New Roman" w:cs="Times New Roman"/>
          <w:sz w:val="24"/>
          <w:szCs w:val="24"/>
        </w:rPr>
        <w:t xml:space="preserve"> fisheries</w:t>
      </w:r>
      <w:r w:rsidR="00F029B7" w:rsidRPr="00B4207D">
        <w:rPr>
          <w:rFonts w:ascii="Times New Roman" w:hAnsi="Times New Roman" w:cs="Times New Roman"/>
          <w:sz w:val="24"/>
          <w:szCs w:val="24"/>
        </w:rPr>
        <w:t xml:space="preserve"> extension, Chen et al. (</w:t>
      </w:r>
      <w:r w:rsidR="00AB1908">
        <w:rPr>
          <w:rFonts w:ascii="Times New Roman" w:hAnsi="Times New Roman" w:cs="Times New Roman"/>
          <w:sz w:val="24"/>
          <w:szCs w:val="24"/>
        </w:rPr>
        <w:t>202</w:t>
      </w:r>
      <w:r w:rsidR="003735AD">
        <w:rPr>
          <w:rFonts w:ascii="Times New Roman" w:hAnsi="Times New Roman" w:cs="Times New Roman"/>
          <w:sz w:val="24"/>
          <w:szCs w:val="24"/>
        </w:rPr>
        <w:t>3</w:t>
      </w:r>
      <w:r w:rsidR="00F029B7" w:rsidRPr="00B4207D">
        <w:rPr>
          <w:rFonts w:ascii="Times New Roman" w:hAnsi="Times New Roman" w:cs="Times New Roman"/>
          <w:sz w:val="24"/>
          <w:szCs w:val="24"/>
        </w:rPr>
        <w:t>) model</w:t>
      </w:r>
      <w:r w:rsidR="005A1E91">
        <w:rPr>
          <w:rFonts w:ascii="Times New Roman" w:hAnsi="Times New Roman" w:cs="Times New Roman"/>
          <w:sz w:val="24"/>
          <w:szCs w:val="24"/>
        </w:rPr>
        <w:t>led</w:t>
      </w:r>
      <w:r w:rsidR="00F029B7" w:rsidRPr="00B4207D">
        <w:rPr>
          <w:rFonts w:ascii="Times New Roman" w:hAnsi="Times New Roman" w:cs="Times New Roman"/>
          <w:sz w:val="24"/>
          <w:szCs w:val="24"/>
        </w:rPr>
        <w:t xml:space="preserve"> how fishers choose </w:t>
      </w:r>
      <w:r w:rsidR="009B7147">
        <w:rPr>
          <w:rFonts w:ascii="Times New Roman" w:hAnsi="Times New Roman" w:cs="Times New Roman"/>
          <w:sz w:val="24"/>
          <w:szCs w:val="24"/>
        </w:rPr>
        <w:t>area</w:t>
      </w:r>
      <w:r w:rsidR="00F029B7" w:rsidRPr="00B4207D">
        <w:rPr>
          <w:rFonts w:ascii="Times New Roman" w:hAnsi="Times New Roman" w:cs="Times New Roman"/>
          <w:sz w:val="24"/>
          <w:szCs w:val="24"/>
        </w:rPr>
        <w:t xml:space="preserve">s in the Bering Sea pollock fishery, </w:t>
      </w:r>
      <w:r w:rsidR="00546BF2" w:rsidRPr="00B4207D">
        <w:rPr>
          <w:rFonts w:ascii="Times New Roman" w:hAnsi="Times New Roman" w:cs="Times New Roman"/>
          <w:sz w:val="24"/>
          <w:szCs w:val="24"/>
        </w:rPr>
        <w:t>suggesting a method t</w:t>
      </w:r>
      <w:r w:rsidR="00546BF2">
        <w:rPr>
          <w:rFonts w:ascii="Times New Roman" w:hAnsi="Times New Roman" w:cs="Times New Roman"/>
          <w:sz w:val="24"/>
          <w:szCs w:val="24"/>
        </w:rPr>
        <w:t>hat</w:t>
      </w:r>
      <w:r w:rsidR="00546BF2" w:rsidRPr="00B4207D">
        <w:rPr>
          <w:rFonts w:ascii="Times New Roman" w:hAnsi="Times New Roman" w:cs="Times New Roman"/>
          <w:sz w:val="24"/>
          <w:szCs w:val="24"/>
        </w:rPr>
        <w:t xml:space="preserve"> </w:t>
      </w:r>
      <w:r w:rsidR="00546BF2">
        <w:rPr>
          <w:rFonts w:ascii="Times New Roman" w:hAnsi="Times New Roman" w:cs="Times New Roman"/>
          <w:sz w:val="24"/>
          <w:szCs w:val="24"/>
        </w:rPr>
        <w:t xml:space="preserve">estimates average catches at </w:t>
      </w:r>
      <w:r w:rsidR="009B7147">
        <w:rPr>
          <w:rFonts w:ascii="Times New Roman" w:hAnsi="Times New Roman" w:cs="Times New Roman"/>
          <w:sz w:val="24"/>
          <w:szCs w:val="24"/>
        </w:rPr>
        <w:t>area</w:t>
      </w:r>
      <w:r w:rsidR="00546BF2">
        <w:rPr>
          <w:rFonts w:ascii="Times New Roman" w:hAnsi="Times New Roman" w:cs="Times New Roman"/>
          <w:sz w:val="24"/>
          <w:szCs w:val="24"/>
        </w:rPr>
        <w:t>s</w:t>
      </w:r>
      <w:r w:rsidR="00F029B7" w:rsidRPr="00B4207D">
        <w:rPr>
          <w:rFonts w:ascii="Times New Roman" w:hAnsi="Times New Roman" w:cs="Times New Roman"/>
          <w:sz w:val="24"/>
          <w:szCs w:val="24"/>
        </w:rPr>
        <w:t>, corrected for selection bias.</w:t>
      </w:r>
      <w:r w:rsidR="00EF2BA3">
        <w:rPr>
          <w:rFonts w:ascii="Times New Roman" w:hAnsi="Times New Roman" w:cs="Times New Roman"/>
          <w:sz w:val="24"/>
          <w:szCs w:val="24"/>
        </w:rPr>
        <w:t xml:space="preserve"> </w:t>
      </w:r>
    </w:p>
    <w:p w14:paraId="311412A0" w14:textId="77777777" w:rsidR="00A05EE2" w:rsidRPr="00B4207D" w:rsidRDefault="00A05EE2" w:rsidP="00F029B7">
      <w:pPr>
        <w:pStyle w:val="NoSpacing"/>
        <w:rPr>
          <w:rFonts w:ascii="Times New Roman" w:hAnsi="Times New Roman" w:cs="Times New Roman"/>
          <w:sz w:val="24"/>
          <w:szCs w:val="24"/>
        </w:rPr>
      </w:pPr>
    </w:p>
    <w:p w14:paraId="762D2FC1" w14:textId="0DA17F08" w:rsidR="007C517D" w:rsidRDefault="00FB6138" w:rsidP="00F029B7">
      <w:pPr>
        <w:pStyle w:val="NoSpacing"/>
        <w:rPr>
          <w:rFonts w:ascii="Times New Roman" w:hAnsi="Times New Roman" w:cs="Times New Roman"/>
          <w:sz w:val="24"/>
          <w:szCs w:val="24"/>
        </w:rPr>
      </w:pPr>
      <w:r>
        <w:rPr>
          <w:rFonts w:ascii="Times New Roman" w:hAnsi="Times New Roman" w:cs="Times New Roman"/>
          <w:sz w:val="24"/>
          <w:szCs w:val="24"/>
        </w:rPr>
        <w:t xml:space="preserve">Chen et al. (2023) were primarily interested in understanding the spatial tradeoffs and preferences of fishers, </w:t>
      </w:r>
      <w:r w:rsidR="00633A46">
        <w:rPr>
          <w:rFonts w:ascii="Times New Roman" w:hAnsi="Times New Roman" w:cs="Times New Roman"/>
          <w:sz w:val="24"/>
          <w:szCs w:val="24"/>
        </w:rPr>
        <w:t>which allows policymakers and researchers to evaluate policies such as spatial management strategies. A</w:t>
      </w:r>
      <w:r w:rsidR="00A1786B">
        <w:rPr>
          <w:rFonts w:ascii="Times New Roman" w:hAnsi="Times New Roman" w:cs="Times New Roman"/>
          <w:sz w:val="24"/>
          <w:szCs w:val="24"/>
        </w:rPr>
        <w:t xml:space="preserve">n intermediate step </w:t>
      </w:r>
      <w:r w:rsidR="00D372F0">
        <w:rPr>
          <w:rFonts w:ascii="Times New Roman" w:hAnsi="Times New Roman" w:cs="Times New Roman"/>
          <w:sz w:val="24"/>
          <w:szCs w:val="24"/>
        </w:rPr>
        <w:t xml:space="preserve">necessary for developing that inference </w:t>
      </w:r>
      <w:r w:rsidR="00633A46">
        <w:rPr>
          <w:rFonts w:ascii="Times New Roman" w:hAnsi="Times New Roman" w:cs="Times New Roman"/>
          <w:sz w:val="24"/>
          <w:szCs w:val="24"/>
        </w:rPr>
        <w:t>was</w:t>
      </w:r>
      <w:r w:rsidR="00A1786B">
        <w:rPr>
          <w:rFonts w:ascii="Times New Roman" w:hAnsi="Times New Roman" w:cs="Times New Roman"/>
          <w:sz w:val="24"/>
          <w:szCs w:val="24"/>
        </w:rPr>
        <w:t xml:space="preserve"> to </w:t>
      </w:r>
      <w:r w:rsidR="00D372F0">
        <w:rPr>
          <w:rFonts w:ascii="Times New Roman" w:hAnsi="Times New Roman" w:cs="Times New Roman"/>
          <w:sz w:val="24"/>
          <w:szCs w:val="24"/>
        </w:rPr>
        <w:t>obtain</w:t>
      </w:r>
      <w:r w:rsidR="00A1786B">
        <w:rPr>
          <w:rFonts w:ascii="Times New Roman" w:hAnsi="Times New Roman" w:cs="Times New Roman"/>
          <w:sz w:val="24"/>
          <w:szCs w:val="24"/>
        </w:rPr>
        <w:t xml:space="preserve"> unbiased estimates of fisher catches across space</w:t>
      </w:r>
      <w:r w:rsidR="007C517D">
        <w:rPr>
          <w:rFonts w:ascii="Times New Roman" w:hAnsi="Times New Roman" w:cs="Times New Roman"/>
          <w:sz w:val="24"/>
          <w:szCs w:val="24"/>
        </w:rPr>
        <w:t>: a researcher cannot understand how fishers value catch if estimates of catch are incorrect</w:t>
      </w:r>
      <w:r w:rsidR="00A1786B">
        <w:rPr>
          <w:rFonts w:ascii="Times New Roman" w:hAnsi="Times New Roman" w:cs="Times New Roman"/>
          <w:sz w:val="24"/>
          <w:szCs w:val="24"/>
        </w:rPr>
        <w:t xml:space="preserve">. </w:t>
      </w:r>
      <w:r w:rsidR="00572AAC">
        <w:rPr>
          <w:rFonts w:ascii="Times New Roman" w:hAnsi="Times New Roman" w:cs="Times New Roman"/>
          <w:sz w:val="24"/>
          <w:szCs w:val="24"/>
        </w:rPr>
        <w:t xml:space="preserve">We hypothesize that the </w:t>
      </w:r>
      <w:r w:rsidR="007C517D">
        <w:rPr>
          <w:rFonts w:ascii="Times New Roman" w:hAnsi="Times New Roman" w:cs="Times New Roman"/>
          <w:sz w:val="24"/>
          <w:szCs w:val="24"/>
        </w:rPr>
        <w:t xml:space="preserve">same process to correct for fisher-induced selection </w:t>
      </w:r>
      <w:r w:rsidR="00F524F9">
        <w:rPr>
          <w:rFonts w:ascii="Times New Roman" w:hAnsi="Times New Roman" w:cs="Times New Roman"/>
          <w:sz w:val="24"/>
          <w:szCs w:val="24"/>
        </w:rPr>
        <w:t>could</w:t>
      </w:r>
      <w:r w:rsidR="007C517D">
        <w:rPr>
          <w:rFonts w:ascii="Times New Roman" w:hAnsi="Times New Roman" w:cs="Times New Roman"/>
          <w:sz w:val="24"/>
          <w:szCs w:val="24"/>
        </w:rPr>
        <w:t xml:space="preserve"> </w:t>
      </w:r>
      <w:r w:rsidR="00AF0811">
        <w:rPr>
          <w:rFonts w:ascii="Times New Roman" w:hAnsi="Times New Roman" w:cs="Times New Roman"/>
          <w:sz w:val="24"/>
          <w:szCs w:val="24"/>
        </w:rPr>
        <w:t xml:space="preserve">potentially </w:t>
      </w:r>
      <w:r w:rsidR="007C517D">
        <w:rPr>
          <w:rFonts w:ascii="Times New Roman" w:hAnsi="Times New Roman" w:cs="Times New Roman"/>
          <w:sz w:val="24"/>
          <w:szCs w:val="24"/>
        </w:rPr>
        <w:t xml:space="preserve">be used to </w:t>
      </w:r>
      <w:r w:rsidR="00F029B7" w:rsidRPr="00B4207D">
        <w:rPr>
          <w:rFonts w:ascii="Times New Roman" w:hAnsi="Times New Roman" w:cs="Times New Roman"/>
          <w:sz w:val="24"/>
          <w:szCs w:val="24"/>
        </w:rPr>
        <w:t xml:space="preserve">create </w:t>
      </w:r>
      <w:r w:rsidR="00326764">
        <w:rPr>
          <w:rFonts w:ascii="Times New Roman" w:hAnsi="Times New Roman" w:cs="Times New Roman"/>
          <w:sz w:val="24"/>
          <w:szCs w:val="24"/>
        </w:rPr>
        <w:t>corrected</w:t>
      </w:r>
      <w:r w:rsidR="00990E03" w:rsidRPr="00B4207D">
        <w:rPr>
          <w:rFonts w:ascii="Times New Roman" w:hAnsi="Times New Roman" w:cs="Times New Roman"/>
          <w:sz w:val="24"/>
          <w:szCs w:val="24"/>
        </w:rPr>
        <w:t xml:space="preserve"> </w:t>
      </w:r>
      <w:r w:rsidR="00F029B7">
        <w:rPr>
          <w:rFonts w:ascii="Times New Roman" w:hAnsi="Times New Roman" w:cs="Times New Roman"/>
          <w:sz w:val="24"/>
          <w:szCs w:val="24"/>
        </w:rPr>
        <w:t xml:space="preserve">fishery-dependent </w:t>
      </w:r>
      <w:r w:rsidR="00F029B7" w:rsidRPr="00B4207D">
        <w:rPr>
          <w:rFonts w:ascii="Times New Roman" w:hAnsi="Times New Roman" w:cs="Times New Roman"/>
          <w:sz w:val="24"/>
          <w:szCs w:val="24"/>
        </w:rPr>
        <w:t>indices of abundance</w:t>
      </w:r>
      <w:r w:rsidR="00572AAC">
        <w:rPr>
          <w:rFonts w:ascii="Times New Roman" w:hAnsi="Times New Roman" w:cs="Times New Roman"/>
          <w:sz w:val="24"/>
          <w:szCs w:val="24"/>
        </w:rPr>
        <w:t xml:space="preserve"> that better reflect changes in stock abundance</w:t>
      </w:r>
      <w:r w:rsidR="007C517D">
        <w:rPr>
          <w:rFonts w:ascii="Times New Roman" w:hAnsi="Times New Roman" w:cs="Times New Roman"/>
          <w:sz w:val="24"/>
          <w:szCs w:val="24"/>
        </w:rPr>
        <w:t>.</w:t>
      </w:r>
    </w:p>
    <w:p w14:paraId="7332EA25" w14:textId="77777777" w:rsidR="007C517D" w:rsidRDefault="007C517D" w:rsidP="00F029B7">
      <w:pPr>
        <w:pStyle w:val="NoSpacing"/>
        <w:rPr>
          <w:rFonts w:ascii="Times New Roman" w:hAnsi="Times New Roman" w:cs="Times New Roman"/>
          <w:sz w:val="24"/>
          <w:szCs w:val="24"/>
        </w:rPr>
      </w:pPr>
    </w:p>
    <w:p w14:paraId="74CC52AB" w14:textId="477148AE" w:rsidR="00F029B7" w:rsidRPr="00B4207D" w:rsidRDefault="00117E7B" w:rsidP="00F029B7">
      <w:pPr>
        <w:pStyle w:val="NoSpacing"/>
        <w:rPr>
          <w:rFonts w:ascii="Times New Roman" w:hAnsi="Times New Roman" w:cs="Times New Roman"/>
          <w:sz w:val="24"/>
          <w:szCs w:val="24"/>
        </w:rPr>
      </w:pPr>
      <w:r>
        <w:rPr>
          <w:rFonts w:ascii="Times New Roman" w:hAnsi="Times New Roman" w:cs="Times New Roman"/>
          <w:sz w:val="24"/>
          <w:szCs w:val="24"/>
        </w:rPr>
        <w:t>O</w:t>
      </w:r>
      <w:r w:rsidR="00F029B7" w:rsidRPr="00B4207D">
        <w:rPr>
          <w:rFonts w:ascii="Times New Roman" w:hAnsi="Times New Roman" w:cs="Times New Roman"/>
          <w:sz w:val="24"/>
          <w:szCs w:val="24"/>
        </w:rPr>
        <w:t>ur methods use a structural model of behavior where fishers optimize over a given set of preferences, are statistically testable for selection, and can incorporate any number of relevant factors or covariates into the fisher’s profit function.</w:t>
      </w:r>
      <w:r w:rsidR="00502A62">
        <w:rPr>
          <w:rFonts w:ascii="Times New Roman" w:hAnsi="Times New Roman" w:cs="Times New Roman"/>
          <w:sz w:val="24"/>
          <w:szCs w:val="24"/>
        </w:rPr>
        <w:t xml:space="preserve"> This provides a</w:t>
      </w:r>
      <w:r w:rsidR="007F77CE">
        <w:rPr>
          <w:rFonts w:ascii="Times New Roman" w:hAnsi="Times New Roman" w:cs="Times New Roman"/>
          <w:sz w:val="24"/>
          <w:szCs w:val="24"/>
        </w:rPr>
        <w:t>n</w:t>
      </w:r>
      <w:r w:rsidR="00502A62">
        <w:rPr>
          <w:rFonts w:ascii="Times New Roman" w:hAnsi="Times New Roman" w:cs="Times New Roman"/>
          <w:sz w:val="24"/>
          <w:szCs w:val="24"/>
        </w:rPr>
        <w:t xml:space="preserve"> opportunity to improve existing index standardization methods by explicitly incorporating </w:t>
      </w:r>
      <w:r w:rsidR="001F071B">
        <w:rPr>
          <w:rFonts w:ascii="Times New Roman" w:hAnsi="Times New Roman" w:cs="Times New Roman"/>
          <w:sz w:val="24"/>
          <w:szCs w:val="24"/>
        </w:rPr>
        <w:t xml:space="preserve">structural </w:t>
      </w:r>
      <w:r w:rsidR="00502A62">
        <w:rPr>
          <w:rFonts w:ascii="Times New Roman" w:hAnsi="Times New Roman" w:cs="Times New Roman"/>
          <w:sz w:val="24"/>
          <w:szCs w:val="24"/>
        </w:rPr>
        <w:t xml:space="preserve">models of fisher behavior (and not just economic covariates), </w:t>
      </w:r>
      <w:r w:rsidR="00990E03">
        <w:rPr>
          <w:rFonts w:ascii="Times New Roman" w:hAnsi="Times New Roman" w:cs="Times New Roman"/>
          <w:sz w:val="24"/>
          <w:szCs w:val="24"/>
        </w:rPr>
        <w:t xml:space="preserve">and provide a mechanistic understanding of their site selection process, </w:t>
      </w:r>
      <w:r w:rsidR="00502A62">
        <w:rPr>
          <w:rFonts w:ascii="Times New Roman" w:hAnsi="Times New Roman" w:cs="Times New Roman"/>
          <w:sz w:val="24"/>
          <w:szCs w:val="24"/>
        </w:rPr>
        <w:t xml:space="preserve">which to our knowledge </w:t>
      </w:r>
      <w:r w:rsidR="007F77CE">
        <w:rPr>
          <w:rFonts w:ascii="Times New Roman" w:hAnsi="Times New Roman" w:cs="Times New Roman"/>
          <w:sz w:val="24"/>
          <w:szCs w:val="24"/>
        </w:rPr>
        <w:t>is novel in this literature</w:t>
      </w:r>
      <w:r w:rsidR="00502A62">
        <w:rPr>
          <w:rFonts w:ascii="Times New Roman" w:hAnsi="Times New Roman" w:cs="Times New Roman"/>
          <w:sz w:val="24"/>
          <w:szCs w:val="24"/>
        </w:rPr>
        <w:t>.</w:t>
      </w:r>
      <w:r w:rsidR="00AF0811">
        <w:rPr>
          <w:rFonts w:ascii="Times New Roman" w:hAnsi="Times New Roman" w:cs="Times New Roman"/>
          <w:sz w:val="24"/>
          <w:szCs w:val="24"/>
        </w:rPr>
        <w:t xml:space="preserve"> We detail the model and test it in a simulation framework using scenarios that vary in how fish are distributed spatially and how fisher decisions are made. </w:t>
      </w:r>
      <w:r>
        <w:rPr>
          <w:rFonts w:ascii="Times New Roman" w:hAnsi="Times New Roman" w:cs="Times New Roman"/>
          <w:sz w:val="24"/>
          <w:szCs w:val="24"/>
        </w:rPr>
        <w:t xml:space="preserve">Then, we apply the economic model to recover corrected fishery-dependent indices of abundance. </w:t>
      </w:r>
      <w:r w:rsidR="00AF0811">
        <w:rPr>
          <w:rFonts w:ascii="Times New Roman" w:hAnsi="Times New Roman" w:cs="Times New Roman"/>
          <w:sz w:val="24"/>
          <w:szCs w:val="24"/>
        </w:rPr>
        <w:t>Finally, we supply the corrected indices to a stock assessment to quantify the improvement to management advice.</w:t>
      </w:r>
    </w:p>
    <w:p w14:paraId="6EA6E62C" w14:textId="05335D5D" w:rsidR="00F029B7" w:rsidRPr="00AC0B7C" w:rsidRDefault="00F029B7" w:rsidP="0006053A">
      <w:pPr>
        <w:pStyle w:val="Heading1"/>
        <w:numPr>
          <w:ilvl w:val="0"/>
          <w:numId w:val="9"/>
        </w:numPr>
        <w:rPr>
          <w:rFonts w:ascii="Times New Roman" w:hAnsi="Times New Roman" w:cs="Times New Roman"/>
          <w:sz w:val="28"/>
          <w:szCs w:val="28"/>
        </w:rPr>
      </w:pPr>
      <w:r w:rsidRPr="00AC0B7C">
        <w:rPr>
          <w:rFonts w:ascii="Times New Roman" w:hAnsi="Times New Roman" w:cs="Times New Roman"/>
          <w:sz w:val="28"/>
          <w:szCs w:val="28"/>
        </w:rPr>
        <w:t>Methods</w:t>
      </w:r>
    </w:p>
    <w:p w14:paraId="7AFE3CB4" w14:textId="0B9D4769" w:rsidR="00262104" w:rsidRDefault="009C3B9B" w:rsidP="00117E7B">
      <w:pPr>
        <w:pStyle w:val="NoSpacing"/>
        <w:rPr>
          <w:rFonts w:ascii="Times New Roman" w:hAnsi="Times New Roman" w:cs="Times New Roman"/>
          <w:sz w:val="24"/>
          <w:szCs w:val="24"/>
        </w:rPr>
      </w:pPr>
      <w:r>
        <w:rPr>
          <w:rFonts w:ascii="Times New Roman" w:hAnsi="Times New Roman" w:cs="Times New Roman"/>
          <w:sz w:val="24"/>
          <w:szCs w:val="24"/>
        </w:rPr>
        <w:t xml:space="preserve">To investigate the potential of using fishery-dependent indices of abundance corrected for selection bias, we conduct simulations using a biological operating model. This operating model generates </w:t>
      </w:r>
      <w:r w:rsidR="00AF0811">
        <w:rPr>
          <w:rFonts w:ascii="Times New Roman" w:hAnsi="Times New Roman" w:cs="Times New Roman"/>
          <w:sz w:val="24"/>
          <w:szCs w:val="24"/>
        </w:rPr>
        <w:t xml:space="preserve">age-structured </w:t>
      </w:r>
      <w:r>
        <w:rPr>
          <w:rFonts w:ascii="Times New Roman" w:hAnsi="Times New Roman" w:cs="Times New Roman"/>
          <w:sz w:val="24"/>
          <w:szCs w:val="24"/>
        </w:rPr>
        <w:t xml:space="preserve">population </w:t>
      </w:r>
      <w:r w:rsidR="00AF0811">
        <w:rPr>
          <w:rFonts w:ascii="Times New Roman" w:hAnsi="Times New Roman" w:cs="Times New Roman"/>
          <w:sz w:val="24"/>
          <w:szCs w:val="24"/>
        </w:rPr>
        <w:t>dynamics</w:t>
      </w:r>
      <w:r>
        <w:rPr>
          <w:rFonts w:ascii="Times New Roman" w:hAnsi="Times New Roman" w:cs="Times New Roman"/>
          <w:sz w:val="24"/>
          <w:szCs w:val="24"/>
        </w:rPr>
        <w:t xml:space="preserve"> for each simulation replicate. </w:t>
      </w:r>
      <w:r w:rsidR="00AF0811">
        <w:rPr>
          <w:rFonts w:ascii="Times New Roman" w:hAnsi="Times New Roman" w:cs="Times New Roman"/>
          <w:sz w:val="24"/>
          <w:szCs w:val="24"/>
        </w:rPr>
        <w:t>G</w:t>
      </w:r>
      <w:r w:rsidR="00F969E8">
        <w:rPr>
          <w:rFonts w:ascii="Times New Roman" w:hAnsi="Times New Roman" w:cs="Times New Roman"/>
          <w:sz w:val="24"/>
          <w:szCs w:val="24"/>
        </w:rPr>
        <w:t>iven</w:t>
      </w:r>
      <w:r w:rsidR="00AF0811">
        <w:rPr>
          <w:rFonts w:ascii="Times New Roman" w:hAnsi="Times New Roman" w:cs="Times New Roman"/>
          <w:sz w:val="24"/>
          <w:szCs w:val="24"/>
        </w:rPr>
        <w:t xml:space="preserve"> a</w:t>
      </w:r>
      <w:r w:rsidR="00F969E8">
        <w:rPr>
          <w:rFonts w:ascii="Times New Roman" w:hAnsi="Times New Roman" w:cs="Times New Roman"/>
          <w:sz w:val="24"/>
          <w:szCs w:val="24"/>
        </w:rPr>
        <w:t xml:space="preserve"> population </w:t>
      </w:r>
      <w:r w:rsidR="00F969E8">
        <w:rPr>
          <w:rFonts w:ascii="Times New Roman" w:hAnsi="Times New Roman" w:cs="Times New Roman"/>
          <w:sz w:val="24"/>
          <w:szCs w:val="24"/>
        </w:rPr>
        <w:lastRenderedPageBreak/>
        <w:t xml:space="preserve">trajectory </w:t>
      </w:r>
      <w:r>
        <w:rPr>
          <w:rFonts w:ascii="Times New Roman" w:hAnsi="Times New Roman" w:cs="Times New Roman"/>
          <w:sz w:val="24"/>
          <w:szCs w:val="24"/>
        </w:rPr>
        <w:t xml:space="preserve">we </w:t>
      </w:r>
      <w:ins w:id="0" w:author="Allen.Chen" w:date="2025-03-11T15:51:00Z">
        <w:r w:rsidR="002E7A82">
          <w:rPr>
            <w:rFonts w:ascii="Times New Roman" w:hAnsi="Times New Roman" w:cs="Times New Roman"/>
            <w:sz w:val="24"/>
            <w:szCs w:val="24"/>
          </w:rPr>
          <w:t xml:space="preserve">then </w:t>
        </w:r>
      </w:ins>
      <w:r>
        <w:rPr>
          <w:rFonts w:ascii="Times New Roman" w:hAnsi="Times New Roman" w:cs="Times New Roman"/>
          <w:sz w:val="24"/>
          <w:szCs w:val="24"/>
        </w:rPr>
        <w:t xml:space="preserve">simulate </w:t>
      </w:r>
      <w:r w:rsidR="00E00843">
        <w:rPr>
          <w:rFonts w:ascii="Times New Roman" w:hAnsi="Times New Roman" w:cs="Times New Roman"/>
          <w:sz w:val="24"/>
          <w:szCs w:val="24"/>
        </w:rPr>
        <w:t xml:space="preserve">annual spatial </w:t>
      </w:r>
      <w:r>
        <w:rPr>
          <w:rFonts w:ascii="Times New Roman" w:hAnsi="Times New Roman" w:cs="Times New Roman"/>
          <w:sz w:val="24"/>
          <w:szCs w:val="24"/>
        </w:rPr>
        <w:t>sampling patterns with a fishing model</w:t>
      </w:r>
      <w:r w:rsidR="00E00843">
        <w:rPr>
          <w:rFonts w:ascii="Times New Roman" w:hAnsi="Times New Roman" w:cs="Times New Roman"/>
          <w:sz w:val="24"/>
          <w:szCs w:val="24"/>
        </w:rPr>
        <w:t xml:space="preserve"> that encodes fisher behavior</w:t>
      </w:r>
      <w:r>
        <w:rPr>
          <w:rFonts w:ascii="Times New Roman" w:hAnsi="Times New Roman" w:cs="Times New Roman"/>
          <w:sz w:val="24"/>
          <w:szCs w:val="24"/>
        </w:rPr>
        <w:t xml:space="preserve">. The </w:t>
      </w:r>
      <w:r w:rsidR="000C16F2">
        <w:rPr>
          <w:rFonts w:ascii="Times New Roman" w:hAnsi="Times New Roman" w:cs="Times New Roman"/>
          <w:sz w:val="24"/>
          <w:szCs w:val="24"/>
        </w:rPr>
        <w:t xml:space="preserve">fishing model and </w:t>
      </w:r>
      <w:r>
        <w:rPr>
          <w:rFonts w:ascii="Times New Roman" w:hAnsi="Times New Roman" w:cs="Times New Roman"/>
          <w:sz w:val="24"/>
          <w:szCs w:val="24"/>
        </w:rPr>
        <w:t>simulated sampling patterns generate fishery-dependent data, which can then be corrected with an econometric model of fisher behavior</w:t>
      </w:r>
      <w:r w:rsidR="006F164C">
        <w:rPr>
          <w:rFonts w:ascii="Times New Roman" w:hAnsi="Times New Roman" w:cs="Times New Roman"/>
          <w:sz w:val="24"/>
          <w:szCs w:val="24"/>
        </w:rPr>
        <w:t xml:space="preserve"> that recognizes that </w:t>
      </w:r>
      <w:proofErr w:type="gramStart"/>
      <w:r w:rsidR="006F164C">
        <w:rPr>
          <w:rFonts w:ascii="Times New Roman" w:hAnsi="Times New Roman" w:cs="Times New Roman"/>
          <w:sz w:val="24"/>
          <w:szCs w:val="24"/>
        </w:rPr>
        <w:t>fishers</w:t>
      </w:r>
      <w:proofErr w:type="gramEnd"/>
      <w:r w:rsidR="006F164C">
        <w:rPr>
          <w:rFonts w:ascii="Times New Roman" w:hAnsi="Times New Roman" w:cs="Times New Roman"/>
          <w:sz w:val="24"/>
          <w:szCs w:val="24"/>
        </w:rPr>
        <w:t xml:space="preserve"> trade off the expected catch and revenue in an </w:t>
      </w:r>
      <w:r w:rsidR="009B7147">
        <w:rPr>
          <w:rFonts w:ascii="Times New Roman" w:hAnsi="Times New Roman" w:cs="Times New Roman"/>
          <w:sz w:val="24"/>
          <w:szCs w:val="24"/>
        </w:rPr>
        <w:t>area</w:t>
      </w:r>
      <w:r w:rsidR="006F164C">
        <w:rPr>
          <w:rFonts w:ascii="Times New Roman" w:hAnsi="Times New Roman" w:cs="Times New Roman"/>
          <w:sz w:val="24"/>
          <w:szCs w:val="24"/>
        </w:rPr>
        <w:t xml:space="preserve"> with the costs of fishing in different </w:t>
      </w:r>
      <w:r w:rsidR="009B7147">
        <w:rPr>
          <w:rFonts w:ascii="Times New Roman" w:hAnsi="Times New Roman" w:cs="Times New Roman"/>
          <w:sz w:val="24"/>
          <w:szCs w:val="24"/>
        </w:rPr>
        <w:t>area</w:t>
      </w:r>
      <w:r w:rsidR="006F164C">
        <w:rPr>
          <w:rFonts w:ascii="Times New Roman" w:hAnsi="Times New Roman" w:cs="Times New Roman"/>
          <w:sz w:val="24"/>
          <w:szCs w:val="24"/>
        </w:rPr>
        <w:t>s</w:t>
      </w:r>
      <w:r>
        <w:rPr>
          <w:rFonts w:ascii="Times New Roman" w:hAnsi="Times New Roman" w:cs="Times New Roman"/>
          <w:sz w:val="24"/>
          <w:szCs w:val="24"/>
        </w:rPr>
        <w:t xml:space="preserve">. </w:t>
      </w:r>
      <w:r w:rsidR="00F969E8">
        <w:rPr>
          <w:rFonts w:ascii="Times New Roman" w:hAnsi="Times New Roman" w:cs="Times New Roman"/>
          <w:sz w:val="24"/>
          <w:szCs w:val="24"/>
        </w:rPr>
        <w:t>The</w:t>
      </w:r>
      <w:r>
        <w:rPr>
          <w:rFonts w:ascii="Times New Roman" w:hAnsi="Times New Roman" w:cs="Times New Roman"/>
          <w:sz w:val="24"/>
          <w:szCs w:val="24"/>
        </w:rPr>
        <w:t xml:space="preserve"> corrected data </w:t>
      </w:r>
      <w:r w:rsidR="00B51EF7">
        <w:rPr>
          <w:rFonts w:ascii="Times New Roman" w:hAnsi="Times New Roman" w:cs="Times New Roman"/>
          <w:sz w:val="24"/>
          <w:szCs w:val="24"/>
        </w:rPr>
        <w:t>are</w:t>
      </w:r>
      <w:r>
        <w:rPr>
          <w:rFonts w:ascii="Times New Roman" w:hAnsi="Times New Roman" w:cs="Times New Roman"/>
          <w:sz w:val="24"/>
          <w:szCs w:val="24"/>
        </w:rPr>
        <w:t xml:space="preserve"> </w:t>
      </w:r>
      <w:r w:rsidR="00A32B54">
        <w:rPr>
          <w:rFonts w:ascii="Times New Roman" w:hAnsi="Times New Roman" w:cs="Times New Roman"/>
          <w:sz w:val="24"/>
          <w:szCs w:val="24"/>
        </w:rPr>
        <w:t xml:space="preserve">then </w:t>
      </w:r>
      <w:r>
        <w:rPr>
          <w:rFonts w:ascii="Times New Roman" w:hAnsi="Times New Roman" w:cs="Times New Roman"/>
          <w:sz w:val="24"/>
          <w:szCs w:val="24"/>
        </w:rPr>
        <w:t xml:space="preserve">used to construct indices of relative abundance, which </w:t>
      </w:r>
      <w:r w:rsidR="00A32B54">
        <w:rPr>
          <w:rFonts w:ascii="Times New Roman" w:hAnsi="Times New Roman" w:cs="Times New Roman"/>
          <w:sz w:val="24"/>
          <w:szCs w:val="24"/>
        </w:rPr>
        <w:t xml:space="preserve">are included </w:t>
      </w:r>
      <w:r w:rsidR="004D687E">
        <w:rPr>
          <w:rFonts w:ascii="Times New Roman" w:hAnsi="Times New Roman" w:cs="Times New Roman"/>
          <w:sz w:val="24"/>
          <w:szCs w:val="24"/>
        </w:rPr>
        <w:t>in</w:t>
      </w:r>
      <w:r>
        <w:rPr>
          <w:rFonts w:ascii="Times New Roman" w:hAnsi="Times New Roman" w:cs="Times New Roman"/>
          <w:sz w:val="24"/>
          <w:szCs w:val="24"/>
        </w:rPr>
        <w:t xml:space="preserve"> an estimating model to </w:t>
      </w:r>
      <w:r w:rsidR="006F164C">
        <w:rPr>
          <w:rFonts w:ascii="Times New Roman" w:hAnsi="Times New Roman" w:cs="Times New Roman"/>
          <w:sz w:val="24"/>
          <w:szCs w:val="24"/>
        </w:rPr>
        <w:t>evaluate</w:t>
      </w:r>
      <w:r>
        <w:rPr>
          <w:rFonts w:ascii="Times New Roman" w:hAnsi="Times New Roman" w:cs="Times New Roman"/>
          <w:sz w:val="24"/>
          <w:szCs w:val="24"/>
        </w:rPr>
        <w:t xml:space="preserve"> if </w:t>
      </w:r>
      <w:r w:rsidR="004D687E">
        <w:rPr>
          <w:rFonts w:ascii="Times New Roman" w:hAnsi="Times New Roman" w:cs="Times New Roman"/>
          <w:sz w:val="24"/>
          <w:szCs w:val="24"/>
        </w:rPr>
        <w:t>they</w:t>
      </w:r>
      <w:r>
        <w:rPr>
          <w:rFonts w:ascii="Times New Roman" w:hAnsi="Times New Roman" w:cs="Times New Roman"/>
          <w:sz w:val="24"/>
          <w:szCs w:val="24"/>
        </w:rPr>
        <w:t xml:space="preserve"> improve stock assessment estimates.</w:t>
      </w:r>
    </w:p>
    <w:p w14:paraId="2F417101" w14:textId="77777777" w:rsidR="00262104" w:rsidRDefault="00262104" w:rsidP="00117E7B">
      <w:pPr>
        <w:pStyle w:val="NoSpacing"/>
        <w:rPr>
          <w:rFonts w:ascii="Times New Roman" w:hAnsi="Times New Roman" w:cs="Times New Roman"/>
          <w:sz w:val="24"/>
          <w:szCs w:val="24"/>
        </w:rPr>
      </w:pPr>
    </w:p>
    <w:p w14:paraId="5A244D8F" w14:textId="3809DEDB" w:rsidR="00117E7B" w:rsidRDefault="00DC3EA8" w:rsidP="00F029B7">
      <w:pPr>
        <w:pStyle w:val="NoSpacing"/>
        <w:rPr>
          <w:ins w:id="1" w:author="Allen.Chen" w:date="2025-03-11T15:50:00Z"/>
          <w:rFonts w:ascii="Times New Roman" w:hAnsi="Times New Roman" w:cs="Times New Roman"/>
          <w:sz w:val="24"/>
          <w:szCs w:val="24"/>
        </w:rPr>
      </w:pPr>
      <w:r>
        <w:rPr>
          <w:rFonts w:ascii="Times New Roman" w:hAnsi="Times New Roman" w:cs="Times New Roman"/>
          <w:sz w:val="24"/>
          <w:szCs w:val="24"/>
        </w:rPr>
        <w:t xml:space="preserve">We compare assessments with the addition of uncorrected versus corrected indices of abundance, as well as indices from a fishery </w:t>
      </w:r>
      <w:del w:id="2" w:author="Allen.Chen" w:date="2025-03-10T17:37:00Z">
        <w:r w:rsidDel="004C1D72">
          <w:rPr>
            <w:rFonts w:ascii="Times New Roman" w:hAnsi="Times New Roman" w:cs="Times New Roman"/>
            <w:sz w:val="24"/>
            <w:szCs w:val="24"/>
          </w:rPr>
          <w:delText xml:space="preserve">conducted </w:delText>
        </w:r>
      </w:del>
      <w:ins w:id="3" w:author="Allen.Chen" w:date="2025-03-10T17:37:00Z">
        <w:r w:rsidR="004C1D72">
          <w:rPr>
            <w:rFonts w:ascii="Times New Roman" w:hAnsi="Times New Roman" w:cs="Times New Roman"/>
            <w:sz w:val="24"/>
            <w:szCs w:val="24"/>
          </w:rPr>
          <w:t xml:space="preserve">constructed </w:t>
        </w:r>
      </w:ins>
      <w:r>
        <w:rPr>
          <w:rFonts w:ascii="Times New Roman" w:hAnsi="Times New Roman" w:cs="Times New Roman"/>
          <w:sz w:val="24"/>
          <w:szCs w:val="24"/>
        </w:rPr>
        <w:t xml:space="preserve">with random rather than preferential fishing </w:t>
      </w:r>
      <w:r w:rsidR="009B7147">
        <w:rPr>
          <w:rFonts w:ascii="Times New Roman" w:hAnsi="Times New Roman" w:cs="Times New Roman"/>
          <w:sz w:val="24"/>
          <w:szCs w:val="24"/>
        </w:rPr>
        <w:t>area</w:t>
      </w:r>
      <w:r>
        <w:rPr>
          <w:rFonts w:ascii="Times New Roman" w:hAnsi="Times New Roman" w:cs="Times New Roman"/>
          <w:sz w:val="24"/>
          <w:szCs w:val="24"/>
        </w:rPr>
        <w:t xml:space="preserve"> selection</w:t>
      </w:r>
      <w:r w:rsidR="00BC00A7">
        <w:rPr>
          <w:rFonts w:ascii="Times New Roman" w:hAnsi="Times New Roman" w:cs="Times New Roman"/>
          <w:sz w:val="24"/>
          <w:szCs w:val="24"/>
        </w:rPr>
        <w:t xml:space="preserve"> (emulating an additional annual fishery-independent survey)</w:t>
      </w:r>
      <w:r>
        <w:rPr>
          <w:rFonts w:ascii="Times New Roman" w:hAnsi="Times New Roman" w:cs="Times New Roman"/>
          <w:sz w:val="24"/>
          <w:szCs w:val="24"/>
        </w:rPr>
        <w:t>.</w:t>
      </w:r>
      <w:r w:rsidR="00EC76C2">
        <w:rPr>
          <w:rFonts w:ascii="Times New Roman" w:hAnsi="Times New Roman" w:cs="Times New Roman"/>
          <w:sz w:val="24"/>
          <w:szCs w:val="24"/>
        </w:rPr>
        <w:t xml:space="preserve"> </w:t>
      </w:r>
      <w:r w:rsidR="00BE573E">
        <w:rPr>
          <w:rFonts w:ascii="Times New Roman" w:hAnsi="Times New Roman" w:cs="Times New Roman"/>
          <w:sz w:val="24"/>
          <w:szCs w:val="24"/>
        </w:rPr>
        <w:t>Note that we do not complete the loop in the simulation (Figure 1)</w:t>
      </w:r>
      <w:r w:rsidR="00095D40">
        <w:rPr>
          <w:rFonts w:ascii="Times New Roman" w:hAnsi="Times New Roman" w:cs="Times New Roman"/>
          <w:sz w:val="24"/>
          <w:szCs w:val="24"/>
        </w:rPr>
        <w:t>,</w:t>
      </w:r>
      <w:r w:rsidR="00BE573E">
        <w:rPr>
          <w:rFonts w:ascii="Times New Roman" w:hAnsi="Times New Roman" w:cs="Times New Roman"/>
          <w:sz w:val="24"/>
          <w:szCs w:val="24"/>
        </w:rPr>
        <w:t xml:space="preserve"> as the estimating model is not used to dictate catch limits or fishing mortality rates in the operating model, </w:t>
      </w:r>
      <w:r w:rsidR="00095D40">
        <w:rPr>
          <w:rFonts w:ascii="Times New Roman" w:hAnsi="Times New Roman" w:cs="Times New Roman"/>
          <w:sz w:val="24"/>
          <w:szCs w:val="24"/>
        </w:rPr>
        <w:t xml:space="preserve">but rather the fishing mortality rate </w:t>
      </w:r>
      <w:r w:rsidR="00095D40" w:rsidRPr="000F4947">
        <w:rPr>
          <w:rFonts w:ascii="Times New Roman" w:hAnsi="Times New Roman" w:cs="Times New Roman"/>
          <w:i/>
          <w:sz w:val="24"/>
          <w:szCs w:val="24"/>
        </w:rPr>
        <w:t>F</w:t>
      </w:r>
      <w:r w:rsidR="00095D40">
        <w:rPr>
          <w:rFonts w:ascii="Times New Roman" w:hAnsi="Times New Roman" w:cs="Times New Roman"/>
          <w:sz w:val="24"/>
          <w:szCs w:val="24"/>
        </w:rPr>
        <w:t xml:space="preserve"> is fixed for each year within the operating model. This still allows us </w:t>
      </w:r>
      <w:r w:rsidR="00BE573E">
        <w:rPr>
          <w:rFonts w:ascii="Times New Roman" w:hAnsi="Times New Roman" w:cs="Times New Roman"/>
          <w:sz w:val="24"/>
          <w:szCs w:val="24"/>
        </w:rPr>
        <w:t xml:space="preserve">to evaluate how correcting the fishery-dependent abundance index improves the assessment, </w:t>
      </w:r>
      <w:r w:rsidR="00095D40">
        <w:rPr>
          <w:rFonts w:ascii="Times New Roman" w:hAnsi="Times New Roman" w:cs="Times New Roman"/>
          <w:sz w:val="24"/>
          <w:szCs w:val="24"/>
        </w:rPr>
        <w:t>without</w:t>
      </w:r>
      <w:r w:rsidR="00BE573E">
        <w:rPr>
          <w:rFonts w:ascii="Times New Roman" w:hAnsi="Times New Roman" w:cs="Times New Roman"/>
          <w:sz w:val="24"/>
          <w:szCs w:val="24"/>
        </w:rPr>
        <w:t xml:space="preserve"> conducting a full closed-loop simulation analysis.</w:t>
      </w:r>
    </w:p>
    <w:p w14:paraId="6DB745EE" w14:textId="77777777" w:rsidR="002E7A82" w:rsidRDefault="002E7A82" w:rsidP="00F029B7">
      <w:pPr>
        <w:pStyle w:val="NoSpacing"/>
        <w:rPr>
          <w:rFonts w:ascii="Times New Roman" w:hAnsi="Times New Roman" w:cs="Times New Roman"/>
          <w:sz w:val="24"/>
          <w:szCs w:val="24"/>
        </w:rPr>
      </w:pPr>
    </w:p>
    <w:p w14:paraId="028545C6" w14:textId="79DE8E2D" w:rsidR="001514A2" w:rsidRPr="001514A2" w:rsidRDefault="00233541" w:rsidP="001514A2">
      <w:pPr>
        <w:pStyle w:val="NoSpacing"/>
        <w:rPr>
          <w:rFonts w:ascii="Times New Roman" w:hAnsi="Times New Roman" w:cs="Times New Roman"/>
          <w:sz w:val="24"/>
          <w:szCs w:val="24"/>
        </w:rPr>
      </w:pPr>
      <w:r w:rsidRPr="0023354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233541">
        <w:rPr>
          <w:rFonts w:ascii="Times New Roman" w:hAnsi="Times New Roman" w:cs="Times New Roman"/>
          <w:noProof/>
          <w:sz w:val="24"/>
          <w:szCs w:val="24"/>
        </w:rPr>
        <w:drawing>
          <wp:inline distT="0" distB="0" distL="0" distR="0" wp14:anchorId="2CB7CBE4" wp14:editId="6B3E8CF3">
            <wp:extent cx="2971800" cy="5586984"/>
            <wp:effectExtent l="0" t="0" r="0" b="0"/>
            <wp:docPr id="4" name="Picture 4" descr="U:\R_packages\ss3simfork\inst\extdata\econ\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_packages\ss3simfork\inst\extdata\econ\fi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800" cy="5586984"/>
                    </a:xfrm>
                    <a:prstGeom prst="rect">
                      <a:avLst/>
                    </a:prstGeom>
                    <a:noFill/>
                    <a:ln>
                      <a:noFill/>
                    </a:ln>
                  </pic:spPr>
                </pic:pic>
              </a:graphicData>
            </a:graphic>
          </wp:inline>
        </w:drawing>
      </w:r>
    </w:p>
    <w:p w14:paraId="060ED956" w14:textId="64C4B670" w:rsidR="009C3B9B" w:rsidRPr="00233541" w:rsidRDefault="001514A2" w:rsidP="001514A2">
      <w:pPr>
        <w:pStyle w:val="Caption"/>
        <w:rPr>
          <w:rFonts w:ascii="Times New Roman" w:hAnsi="Times New Roman" w:cs="Times New Roman"/>
          <w:i w:val="0"/>
          <w:color w:val="auto"/>
          <w:sz w:val="24"/>
          <w:szCs w:val="24"/>
        </w:rPr>
      </w:pPr>
      <w:r w:rsidRPr="00233541">
        <w:rPr>
          <w:rFonts w:ascii="Times New Roman" w:hAnsi="Times New Roman" w:cs="Times New Roman"/>
          <w:i w:val="0"/>
          <w:color w:val="auto"/>
          <w:sz w:val="24"/>
          <w:szCs w:val="24"/>
        </w:rPr>
        <w:t xml:space="preserve">Figure </w:t>
      </w:r>
      <w:r w:rsidRPr="00233541">
        <w:rPr>
          <w:rFonts w:ascii="Times New Roman" w:hAnsi="Times New Roman" w:cs="Times New Roman"/>
          <w:i w:val="0"/>
          <w:color w:val="auto"/>
          <w:sz w:val="24"/>
          <w:szCs w:val="24"/>
        </w:rPr>
        <w:fldChar w:fldCharType="begin"/>
      </w:r>
      <w:r w:rsidRPr="00233541">
        <w:rPr>
          <w:rFonts w:ascii="Times New Roman" w:hAnsi="Times New Roman" w:cs="Times New Roman"/>
          <w:i w:val="0"/>
          <w:color w:val="auto"/>
          <w:sz w:val="24"/>
          <w:szCs w:val="24"/>
        </w:rPr>
        <w:instrText xml:space="preserve"> SEQ Figure \* ARABIC </w:instrText>
      </w:r>
      <w:r w:rsidRPr="00233541">
        <w:rPr>
          <w:rFonts w:ascii="Times New Roman" w:hAnsi="Times New Roman" w:cs="Times New Roman"/>
          <w:i w:val="0"/>
          <w:color w:val="auto"/>
          <w:sz w:val="24"/>
          <w:szCs w:val="24"/>
        </w:rPr>
        <w:fldChar w:fldCharType="separate"/>
      </w:r>
      <w:r w:rsidR="00B3437D">
        <w:rPr>
          <w:rFonts w:ascii="Times New Roman" w:hAnsi="Times New Roman" w:cs="Times New Roman"/>
          <w:i w:val="0"/>
          <w:noProof/>
          <w:color w:val="auto"/>
          <w:sz w:val="24"/>
          <w:szCs w:val="24"/>
        </w:rPr>
        <w:t>1</w:t>
      </w:r>
      <w:r w:rsidRPr="00233541">
        <w:rPr>
          <w:rFonts w:ascii="Times New Roman" w:hAnsi="Times New Roman" w:cs="Times New Roman"/>
          <w:i w:val="0"/>
          <w:color w:val="auto"/>
          <w:sz w:val="24"/>
          <w:szCs w:val="24"/>
        </w:rPr>
        <w:fldChar w:fldCharType="end"/>
      </w:r>
      <w:r w:rsidRPr="00233541">
        <w:rPr>
          <w:rFonts w:ascii="Times New Roman" w:hAnsi="Times New Roman" w:cs="Times New Roman"/>
          <w:i w:val="0"/>
          <w:color w:val="auto"/>
          <w:sz w:val="24"/>
          <w:szCs w:val="24"/>
        </w:rPr>
        <w:t>: Conceptual flowchart</w:t>
      </w:r>
      <w:r w:rsidR="00E00843" w:rsidRPr="00233541">
        <w:rPr>
          <w:rFonts w:ascii="Times New Roman" w:hAnsi="Times New Roman" w:cs="Times New Roman"/>
          <w:i w:val="0"/>
          <w:color w:val="auto"/>
          <w:sz w:val="24"/>
          <w:szCs w:val="24"/>
        </w:rPr>
        <w:t xml:space="preserve"> of the simulation approach. </w:t>
      </w:r>
      <w:r w:rsidR="000F5AB0" w:rsidRPr="00233541">
        <w:rPr>
          <w:rFonts w:ascii="Times New Roman" w:hAnsi="Times New Roman" w:cs="Times New Roman"/>
          <w:i w:val="0"/>
          <w:color w:val="auto"/>
          <w:sz w:val="24"/>
          <w:szCs w:val="24"/>
        </w:rPr>
        <w:t xml:space="preserve">The Operating and Estimating models are matching Stock Synthesis </w:t>
      </w:r>
      <w:r w:rsidR="00572AAC">
        <w:rPr>
          <w:rFonts w:ascii="Times New Roman" w:hAnsi="Times New Roman" w:cs="Times New Roman"/>
          <w:i w:val="0"/>
          <w:color w:val="auto"/>
          <w:sz w:val="24"/>
          <w:szCs w:val="24"/>
        </w:rPr>
        <w:t xml:space="preserve">(SS3) </w:t>
      </w:r>
      <w:r w:rsidR="000F5AB0" w:rsidRPr="00233541">
        <w:rPr>
          <w:rFonts w:ascii="Times New Roman" w:hAnsi="Times New Roman" w:cs="Times New Roman"/>
          <w:i w:val="0"/>
          <w:color w:val="auto"/>
          <w:sz w:val="24"/>
          <w:szCs w:val="24"/>
        </w:rPr>
        <w:t>assessment models, and other SS3 data include survey indices and compositions.</w:t>
      </w:r>
    </w:p>
    <w:p w14:paraId="390EBC11" w14:textId="7C7739A9" w:rsidR="00F969E8" w:rsidRDefault="00F969E8" w:rsidP="00F029B7">
      <w:pPr>
        <w:pStyle w:val="NoSpacing"/>
        <w:rPr>
          <w:rFonts w:ascii="Times New Roman" w:hAnsi="Times New Roman" w:cs="Times New Roman"/>
          <w:sz w:val="24"/>
          <w:szCs w:val="24"/>
        </w:rPr>
      </w:pPr>
    </w:p>
    <w:p w14:paraId="6021CEDE" w14:textId="5C813145" w:rsidR="00F969E8" w:rsidRPr="00AC0B7C" w:rsidRDefault="004A78EE" w:rsidP="00F969E8">
      <w:pPr>
        <w:pStyle w:val="Heading2"/>
        <w:rPr>
          <w:rFonts w:ascii="Times New Roman" w:hAnsi="Times New Roman" w:cs="Times New Roman"/>
          <w:sz w:val="24"/>
          <w:szCs w:val="24"/>
        </w:rPr>
      </w:pPr>
      <w:r>
        <w:rPr>
          <w:rFonts w:ascii="Times New Roman" w:hAnsi="Times New Roman" w:cs="Times New Roman"/>
          <w:sz w:val="24"/>
          <w:szCs w:val="24"/>
        </w:rPr>
        <w:t xml:space="preserve">2.1 </w:t>
      </w:r>
      <w:r w:rsidR="00F969E8" w:rsidRPr="00AC0B7C">
        <w:rPr>
          <w:rFonts w:ascii="Times New Roman" w:hAnsi="Times New Roman" w:cs="Times New Roman"/>
          <w:sz w:val="24"/>
          <w:szCs w:val="24"/>
        </w:rPr>
        <w:t>The “true” biological operating model</w:t>
      </w:r>
    </w:p>
    <w:p w14:paraId="74B3140E" w14:textId="7DF51A54" w:rsidR="00F969E8" w:rsidRDefault="00F969E8" w:rsidP="00262104">
      <w:pPr>
        <w:pStyle w:val="NoSpacing"/>
        <w:rPr>
          <w:ins w:id="4" w:author="Allen.Chen" w:date="2025-03-11T15:52:00Z"/>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 the R package ss3sim (Anderson et al. 2014) to configure a single-sex, age-structured fishery based on a “slow-growing and long-lived” cod-like species, calibrated using North Sea cod. This package allows us </w:t>
      </w:r>
      <w:r w:rsidR="009B753C">
        <w:rPr>
          <w:rFonts w:ascii="Times New Roman" w:eastAsiaTheme="minorEastAsia" w:hAnsi="Times New Roman" w:cs="Times New Roman"/>
          <w:sz w:val="24"/>
          <w:szCs w:val="24"/>
        </w:rPr>
        <w:t xml:space="preserve">to </w:t>
      </w:r>
      <w:r>
        <w:rPr>
          <w:rFonts w:ascii="Times New Roman" w:eastAsiaTheme="minorEastAsia" w:hAnsi="Times New Roman" w:cs="Times New Roman"/>
          <w:sz w:val="24"/>
          <w:szCs w:val="24"/>
        </w:rPr>
        <w:t>simulate a “true” abundance trend in its operating model, and then test the effect of different fishery sampling patterns in the estimating model using the assessment software Stock Synthesis</w:t>
      </w:r>
      <w:r w:rsidR="00E00843">
        <w:rPr>
          <w:rFonts w:ascii="Times New Roman" w:eastAsiaTheme="minorEastAsia" w:hAnsi="Times New Roman" w:cs="Times New Roman"/>
          <w:sz w:val="24"/>
          <w:szCs w:val="24"/>
        </w:rPr>
        <w:t xml:space="preserve"> </w:t>
      </w:r>
      <w:r w:rsidR="00BC00A7">
        <w:rPr>
          <w:rFonts w:ascii="Times New Roman" w:eastAsiaTheme="minorEastAsia" w:hAnsi="Times New Roman" w:cs="Times New Roman"/>
          <w:sz w:val="24"/>
          <w:szCs w:val="24"/>
        </w:rPr>
        <w:t>(</w:t>
      </w:r>
      <w:proofErr w:type="spellStart"/>
      <w:r w:rsidR="00BC00A7">
        <w:rPr>
          <w:rFonts w:ascii="Times New Roman" w:eastAsiaTheme="minorEastAsia" w:hAnsi="Times New Roman" w:cs="Times New Roman"/>
          <w:sz w:val="24"/>
          <w:szCs w:val="24"/>
        </w:rPr>
        <w:t>Methot</w:t>
      </w:r>
      <w:proofErr w:type="spellEnd"/>
      <w:r w:rsidR="00BC00A7">
        <w:rPr>
          <w:rFonts w:ascii="Times New Roman" w:eastAsiaTheme="minorEastAsia" w:hAnsi="Times New Roman" w:cs="Times New Roman"/>
          <w:sz w:val="24"/>
          <w:szCs w:val="24"/>
        </w:rPr>
        <w:t xml:space="preserve"> and Wetzel 2013)</w:t>
      </w:r>
      <w:r>
        <w:rPr>
          <w:rFonts w:ascii="Times New Roman" w:eastAsiaTheme="minorEastAsia" w:hAnsi="Times New Roman" w:cs="Times New Roman"/>
          <w:sz w:val="24"/>
          <w:szCs w:val="24"/>
        </w:rPr>
        <w:t xml:space="preserve">. The cod-like species is a default model included in the ss3sim package, and is a similar model to those investigated in other fisheries applications (e.g., Johnson et al. 2015, Ono et al. 2015). Key life-history and modeling parameter calibrations are described in </w:t>
      </w:r>
      <w:r w:rsidR="009517DC">
        <w:rPr>
          <w:rFonts w:ascii="Times New Roman" w:eastAsiaTheme="minorEastAsia" w:hAnsi="Times New Roman" w:cs="Times New Roman"/>
          <w:sz w:val="24"/>
          <w:szCs w:val="24"/>
        </w:rPr>
        <w:fldChar w:fldCharType="begin"/>
      </w:r>
      <w:r w:rsidR="009517DC">
        <w:rPr>
          <w:rFonts w:ascii="Times New Roman" w:eastAsiaTheme="minorEastAsia" w:hAnsi="Times New Roman" w:cs="Times New Roman"/>
          <w:sz w:val="24"/>
          <w:szCs w:val="24"/>
        </w:rPr>
        <w:instrText xml:space="preserve"> REF _Ref113894634 \h </w:instrText>
      </w:r>
      <w:r w:rsidR="009517DC">
        <w:rPr>
          <w:rFonts w:ascii="Times New Roman" w:eastAsiaTheme="minorEastAsia" w:hAnsi="Times New Roman" w:cs="Times New Roman"/>
          <w:sz w:val="24"/>
          <w:szCs w:val="24"/>
        </w:rPr>
      </w:r>
      <w:r w:rsidR="009517DC">
        <w:rPr>
          <w:rFonts w:ascii="Times New Roman" w:eastAsiaTheme="minorEastAsia" w:hAnsi="Times New Roman" w:cs="Times New Roman"/>
          <w:sz w:val="24"/>
          <w:szCs w:val="24"/>
        </w:rPr>
        <w:fldChar w:fldCharType="separate"/>
      </w:r>
      <w:ins w:id="5" w:author="Allen.Chen" w:date="2025-03-12T14:13:00Z">
        <w:r w:rsidR="00B3437D" w:rsidRPr="00D87F5C">
          <w:rPr>
            <w:rFonts w:ascii="Times New Roman" w:hAnsi="Times New Roman" w:cs="Times New Roman"/>
            <w:sz w:val="24"/>
            <w:szCs w:val="24"/>
          </w:rPr>
          <w:t xml:space="preserve">Table </w:t>
        </w:r>
        <w:r w:rsidR="00B3437D">
          <w:rPr>
            <w:rFonts w:ascii="Times New Roman" w:hAnsi="Times New Roman" w:cs="Times New Roman"/>
            <w:noProof/>
            <w:sz w:val="24"/>
            <w:szCs w:val="24"/>
          </w:rPr>
          <w:t>1</w:t>
        </w:r>
      </w:ins>
      <w:del w:id="6" w:author="Allen.Chen" w:date="2025-03-06T17:37:00Z">
        <w:r w:rsidR="00831E17" w:rsidRPr="00D87F5C" w:rsidDel="00032C0A">
          <w:rPr>
            <w:rFonts w:ascii="Times New Roman" w:hAnsi="Times New Roman" w:cs="Times New Roman"/>
            <w:sz w:val="24"/>
            <w:szCs w:val="24"/>
          </w:rPr>
          <w:delText xml:space="preserve">Table </w:delText>
        </w:r>
        <w:r w:rsidR="00831E17" w:rsidDel="00032C0A">
          <w:rPr>
            <w:rFonts w:ascii="Times New Roman" w:hAnsi="Times New Roman" w:cs="Times New Roman"/>
            <w:noProof/>
            <w:sz w:val="24"/>
            <w:szCs w:val="24"/>
          </w:rPr>
          <w:delText>1</w:delText>
        </w:r>
      </w:del>
      <w:r w:rsidR="009517DC">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and we refer the reader to previous studies cited above for more information.</w:t>
      </w:r>
      <w:ins w:id="7" w:author="Allen.Chen" w:date="2025-03-10T16:09:00Z">
        <w:r w:rsidR="000614BE">
          <w:rPr>
            <w:rFonts w:ascii="Times New Roman" w:eastAsiaTheme="minorEastAsia" w:hAnsi="Times New Roman" w:cs="Times New Roman"/>
            <w:sz w:val="24"/>
            <w:szCs w:val="24"/>
          </w:rPr>
          <w:t xml:space="preserve"> The modified package, including</w:t>
        </w:r>
      </w:ins>
      <w:ins w:id="8" w:author="Allen.Chen" w:date="2025-03-10T16:10:00Z">
        <w:r w:rsidR="000614BE">
          <w:rPr>
            <w:rFonts w:ascii="Times New Roman" w:eastAsiaTheme="minorEastAsia" w:hAnsi="Times New Roman" w:cs="Times New Roman"/>
            <w:sz w:val="24"/>
            <w:szCs w:val="24"/>
          </w:rPr>
          <w:t xml:space="preserve"> the fishery model, econometric </w:t>
        </w:r>
        <w:r w:rsidR="000614BE">
          <w:rPr>
            <w:rFonts w:ascii="Times New Roman" w:eastAsiaTheme="minorEastAsia" w:hAnsi="Times New Roman" w:cs="Times New Roman"/>
            <w:sz w:val="24"/>
            <w:szCs w:val="24"/>
          </w:rPr>
          <w:lastRenderedPageBreak/>
          <w:t xml:space="preserve">correction, and code to reproduce the results in this paper, is available on the </w:t>
        </w:r>
      </w:ins>
      <w:ins w:id="9" w:author="Allen.Chen" w:date="2025-03-10T16:11:00Z">
        <w:r w:rsidR="000614BE">
          <w:rPr>
            <w:rFonts w:ascii="Times New Roman" w:eastAsiaTheme="minorEastAsia" w:hAnsi="Times New Roman" w:cs="Times New Roman"/>
            <w:sz w:val="24"/>
            <w:szCs w:val="24"/>
          </w:rPr>
          <w:t xml:space="preserve">corresponding </w:t>
        </w:r>
      </w:ins>
      <w:ins w:id="10" w:author="Allen.Chen" w:date="2025-03-10T16:10:00Z">
        <w:r w:rsidR="000614BE">
          <w:rPr>
            <w:rFonts w:ascii="Times New Roman" w:eastAsiaTheme="minorEastAsia" w:hAnsi="Times New Roman" w:cs="Times New Roman"/>
            <w:sz w:val="24"/>
            <w:szCs w:val="24"/>
          </w:rPr>
          <w:t xml:space="preserve">author’s </w:t>
        </w:r>
        <w:proofErr w:type="spellStart"/>
        <w:r w:rsidR="000614BE">
          <w:rPr>
            <w:rFonts w:ascii="Times New Roman" w:eastAsiaTheme="minorEastAsia" w:hAnsi="Times New Roman" w:cs="Times New Roman"/>
            <w:sz w:val="24"/>
            <w:szCs w:val="24"/>
          </w:rPr>
          <w:t>Github</w:t>
        </w:r>
        <w:proofErr w:type="spellEnd"/>
        <w:r w:rsidR="000614BE">
          <w:rPr>
            <w:rFonts w:ascii="Times New Roman" w:eastAsiaTheme="minorEastAsia" w:hAnsi="Times New Roman" w:cs="Times New Roman"/>
            <w:sz w:val="24"/>
            <w:szCs w:val="24"/>
          </w:rPr>
          <w:t>.</w:t>
        </w:r>
        <w:r w:rsidR="000614BE">
          <w:rPr>
            <w:rStyle w:val="FootnoteReference"/>
            <w:rFonts w:ascii="Times New Roman" w:eastAsiaTheme="minorEastAsia" w:hAnsi="Times New Roman" w:cs="Times New Roman"/>
            <w:sz w:val="24"/>
            <w:szCs w:val="24"/>
          </w:rPr>
          <w:footnoteReference w:id="2"/>
        </w:r>
      </w:ins>
      <w:del w:id="17" w:author="Allen.Chen" w:date="2025-03-11T15:52:00Z">
        <w:r w:rsidDel="00A77F45">
          <w:rPr>
            <w:rFonts w:ascii="Times New Roman" w:eastAsiaTheme="minorEastAsia" w:hAnsi="Times New Roman" w:cs="Times New Roman"/>
            <w:sz w:val="24"/>
            <w:szCs w:val="24"/>
          </w:rPr>
          <w:br w:type="page"/>
        </w:r>
      </w:del>
    </w:p>
    <w:p w14:paraId="19428EAB" w14:textId="77777777" w:rsidR="00A77F45" w:rsidRDefault="00A77F45" w:rsidP="00262104">
      <w:pPr>
        <w:pStyle w:val="NoSpacing"/>
        <w:rPr>
          <w:rFonts w:ascii="Times New Roman" w:eastAsiaTheme="minorEastAsia" w:hAnsi="Times New Roman" w:cs="Times New Roman"/>
          <w:sz w:val="24"/>
          <w:szCs w:val="24"/>
        </w:rPr>
      </w:pPr>
    </w:p>
    <w:p w14:paraId="15154889" w14:textId="66FE73E6" w:rsidR="00F969E8" w:rsidRPr="00D87F5C" w:rsidRDefault="00F969E8" w:rsidP="00F969E8">
      <w:pPr>
        <w:pStyle w:val="NoSpacing"/>
        <w:rPr>
          <w:rFonts w:ascii="Times New Roman" w:eastAsiaTheme="minorEastAsia" w:hAnsi="Times New Roman" w:cs="Times New Roman"/>
          <w:sz w:val="24"/>
          <w:szCs w:val="24"/>
        </w:rPr>
      </w:pPr>
      <w:bookmarkStart w:id="18" w:name="_Ref113894634"/>
      <w:r w:rsidRPr="00D87F5C">
        <w:rPr>
          <w:rFonts w:ascii="Times New Roman" w:hAnsi="Times New Roman" w:cs="Times New Roman"/>
          <w:sz w:val="24"/>
          <w:szCs w:val="24"/>
        </w:rPr>
        <w:t xml:space="preserve">Table </w:t>
      </w:r>
      <w:r w:rsidRPr="00D87F5C">
        <w:rPr>
          <w:rFonts w:ascii="Times New Roman" w:hAnsi="Times New Roman" w:cs="Times New Roman"/>
          <w:sz w:val="24"/>
          <w:szCs w:val="24"/>
        </w:rPr>
        <w:fldChar w:fldCharType="begin"/>
      </w:r>
      <w:r w:rsidRPr="00D87F5C">
        <w:rPr>
          <w:rFonts w:ascii="Times New Roman" w:hAnsi="Times New Roman" w:cs="Times New Roman"/>
          <w:sz w:val="24"/>
          <w:szCs w:val="24"/>
        </w:rPr>
        <w:instrText xml:space="preserve"> SEQ Table \* ARABIC </w:instrText>
      </w:r>
      <w:r w:rsidRPr="00D87F5C">
        <w:rPr>
          <w:rFonts w:ascii="Times New Roman" w:hAnsi="Times New Roman" w:cs="Times New Roman"/>
          <w:sz w:val="24"/>
          <w:szCs w:val="24"/>
        </w:rPr>
        <w:fldChar w:fldCharType="separate"/>
      </w:r>
      <w:r w:rsidR="00B3437D">
        <w:rPr>
          <w:rFonts w:ascii="Times New Roman" w:hAnsi="Times New Roman" w:cs="Times New Roman"/>
          <w:noProof/>
          <w:sz w:val="24"/>
          <w:szCs w:val="24"/>
        </w:rPr>
        <w:t>1</w:t>
      </w:r>
      <w:r w:rsidRPr="00D87F5C">
        <w:rPr>
          <w:rFonts w:ascii="Times New Roman" w:hAnsi="Times New Roman" w:cs="Times New Roman"/>
          <w:sz w:val="24"/>
          <w:szCs w:val="24"/>
        </w:rPr>
        <w:fldChar w:fldCharType="end"/>
      </w:r>
      <w:bookmarkEnd w:id="18"/>
      <w:r>
        <w:rPr>
          <w:rFonts w:ascii="Times New Roman" w:hAnsi="Times New Roman" w:cs="Times New Roman"/>
          <w:sz w:val="24"/>
          <w:szCs w:val="24"/>
        </w:rPr>
        <w:t>. Key parameters and quantities used in the operating model and estimating model (which match structurally).</w:t>
      </w:r>
      <w:r w:rsidR="00AC0B7C">
        <w:rPr>
          <w:rFonts w:ascii="Times New Roman" w:hAnsi="Times New Roman" w:cs="Times New Roman"/>
          <w:sz w:val="24"/>
          <w:szCs w:val="24"/>
        </w:rPr>
        <w:t xml:space="preserve"> If parameters are estimated the initial values are the true values, and if not estimated the estimating model uses the true value (there is no misspecification).</w:t>
      </w:r>
    </w:p>
    <w:tbl>
      <w:tblPr>
        <w:tblStyle w:val="GridTable2"/>
        <w:tblW w:w="5000" w:type="pct"/>
        <w:tblLook w:val="04A0" w:firstRow="1" w:lastRow="0" w:firstColumn="1" w:lastColumn="0" w:noHBand="0" w:noVBand="1"/>
      </w:tblPr>
      <w:tblGrid>
        <w:gridCol w:w="5236"/>
        <w:gridCol w:w="1267"/>
        <w:gridCol w:w="1234"/>
        <w:gridCol w:w="1623"/>
      </w:tblGrid>
      <w:tr w:rsidR="00F969E8" w14:paraId="5819C7F2" w14:textId="77777777" w:rsidTr="00D151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6C8C7586" w14:textId="0EE4F4FD" w:rsidR="00F969E8" w:rsidRPr="00D87F5C" w:rsidRDefault="00EE3CDA" w:rsidP="00EE3CDA">
            <w:pPr>
              <w:pStyle w:val="NoSpacing"/>
              <w:rPr>
                <w:rFonts w:ascii="Times New Roman" w:hAnsi="Times New Roman" w:cs="Times New Roman"/>
                <w:sz w:val="24"/>
                <w:szCs w:val="24"/>
              </w:rPr>
            </w:pPr>
            <w:r>
              <w:rPr>
                <w:rFonts w:ascii="Times New Roman" w:hAnsi="Times New Roman" w:cs="Times New Roman"/>
                <w:sz w:val="24"/>
                <w:szCs w:val="24"/>
              </w:rPr>
              <w:t>Operating model p</w:t>
            </w:r>
            <w:r w:rsidR="00F969E8" w:rsidRPr="00D87F5C">
              <w:rPr>
                <w:rFonts w:ascii="Times New Roman" w:hAnsi="Times New Roman" w:cs="Times New Roman"/>
                <w:sz w:val="24"/>
                <w:szCs w:val="24"/>
              </w:rPr>
              <w:t>arameter</w:t>
            </w:r>
            <w:r>
              <w:rPr>
                <w:rFonts w:ascii="Times New Roman" w:hAnsi="Times New Roman" w:cs="Times New Roman"/>
                <w:sz w:val="24"/>
                <w:szCs w:val="24"/>
              </w:rPr>
              <w:t>s and structure</w:t>
            </w:r>
          </w:p>
        </w:tc>
        <w:tc>
          <w:tcPr>
            <w:tcW w:w="677" w:type="pct"/>
          </w:tcPr>
          <w:p w14:paraId="63859A00" w14:textId="77777777" w:rsidR="00F969E8" w:rsidRPr="00D87F5C" w:rsidRDefault="00F969E8" w:rsidP="00E454D1">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7F5C">
              <w:rPr>
                <w:rFonts w:ascii="Times New Roman" w:hAnsi="Times New Roman" w:cs="Times New Roman"/>
                <w:sz w:val="24"/>
                <w:szCs w:val="24"/>
              </w:rPr>
              <w:t>Symbol</w:t>
            </w:r>
          </w:p>
        </w:tc>
        <w:tc>
          <w:tcPr>
            <w:tcW w:w="659" w:type="pct"/>
          </w:tcPr>
          <w:p w14:paraId="1771E9D0" w14:textId="77777777" w:rsidR="00F969E8" w:rsidRPr="00D87F5C" w:rsidRDefault="00F969E8" w:rsidP="00E454D1">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7F5C">
              <w:rPr>
                <w:rFonts w:ascii="Times New Roman" w:hAnsi="Times New Roman" w:cs="Times New Roman"/>
                <w:sz w:val="24"/>
                <w:szCs w:val="24"/>
              </w:rPr>
              <w:t>Value</w:t>
            </w:r>
          </w:p>
        </w:tc>
        <w:tc>
          <w:tcPr>
            <w:tcW w:w="867" w:type="pct"/>
          </w:tcPr>
          <w:p w14:paraId="0823950D" w14:textId="77777777" w:rsidR="00F969E8" w:rsidRPr="00D87F5C" w:rsidRDefault="00F969E8" w:rsidP="00E454D1">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7F5C">
              <w:rPr>
                <w:rFonts w:ascii="Times New Roman" w:hAnsi="Times New Roman" w:cs="Times New Roman"/>
                <w:sz w:val="24"/>
                <w:szCs w:val="24"/>
              </w:rPr>
              <w:t>Estimated</w:t>
            </w:r>
          </w:p>
        </w:tc>
      </w:tr>
      <w:tr w:rsidR="00F969E8" w14:paraId="7574BA0B"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70187FE7" w14:textId="77777777" w:rsidR="00F969E8" w:rsidRPr="00D87F5C" w:rsidRDefault="00F969E8" w:rsidP="00E454D1">
            <w:pPr>
              <w:pStyle w:val="NoSpacing"/>
              <w:rPr>
                <w:rFonts w:ascii="Times New Roman" w:hAnsi="Times New Roman" w:cs="Times New Roman"/>
                <w:b w:val="0"/>
                <w:sz w:val="24"/>
                <w:szCs w:val="24"/>
              </w:rPr>
            </w:pPr>
            <w:r w:rsidRPr="00D87F5C">
              <w:rPr>
                <w:rFonts w:ascii="Times New Roman" w:hAnsi="Times New Roman" w:cs="Times New Roman"/>
                <w:b w:val="0"/>
                <w:sz w:val="24"/>
                <w:szCs w:val="24"/>
              </w:rPr>
              <w:t>Natural mortality</w:t>
            </w:r>
          </w:p>
        </w:tc>
        <w:tc>
          <w:tcPr>
            <w:tcW w:w="677" w:type="pct"/>
          </w:tcPr>
          <w:p w14:paraId="76EFBDD2"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M</m:t>
                </m:r>
              </m:oMath>
            </m:oMathPara>
          </w:p>
        </w:tc>
        <w:tc>
          <w:tcPr>
            <w:tcW w:w="659" w:type="pct"/>
          </w:tcPr>
          <w:p w14:paraId="665219B2"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c>
          <w:tcPr>
            <w:tcW w:w="867" w:type="pct"/>
          </w:tcPr>
          <w:p w14:paraId="76B0BDF8"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11474DD6"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1A122804" w14:textId="77777777" w:rsidR="00F969E8" w:rsidRPr="00D87F5C" w:rsidRDefault="00F969E8" w:rsidP="00E454D1">
            <w:pPr>
              <w:pStyle w:val="NoSpacing"/>
              <w:rPr>
                <w:rFonts w:ascii="Times New Roman" w:hAnsi="Times New Roman" w:cs="Times New Roman"/>
                <w:b w:val="0"/>
                <w:sz w:val="24"/>
                <w:szCs w:val="24"/>
              </w:rPr>
            </w:pPr>
            <w:r w:rsidRPr="00D87F5C">
              <w:rPr>
                <w:rFonts w:ascii="Times New Roman" w:hAnsi="Times New Roman" w:cs="Times New Roman"/>
                <w:b w:val="0"/>
                <w:sz w:val="24"/>
                <w:szCs w:val="24"/>
              </w:rPr>
              <w:t>Reference year</w:t>
            </w:r>
          </w:p>
        </w:tc>
        <w:tc>
          <w:tcPr>
            <w:tcW w:w="677" w:type="pct"/>
          </w:tcPr>
          <w:p w14:paraId="4595EA35" w14:textId="77777777" w:rsidR="00F969E8" w:rsidRPr="00D87F5C" w:rsidRDefault="00B935FD"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m:oMathPara>
          </w:p>
        </w:tc>
        <w:tc>
          <w:tcPr>
            <w:tcW w:w="659" w:type="pct"/>
          </w:tcPr>
          <w:p w14:paraId="2346DB68"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867" w:type="pct"/>
          </w:tcPr>
          <w:p w14:paraId="705BEAB0"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59484078"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7781D3CB" w14:textId="77777777" w:rsidR="00F969E8" w:rsidRPr="00D87F5C"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 xml:space="preserve">Mean length-at-age </w:t>
            </w:r>
            <m:oMath>
              <m:sSub>
                <m:sSubPr>
                  <m:ctrlPr>
                    <w:rPr>
                      <w:rFonts w:ascii="Cambria Math" w:hAnsi="Cambria Math" w:cs="Times New Roman"/>
                      <w:bCs w:val="0"/>
                      <w:i/>
                      <w:sz w:val="24"/>
                      <w:szCs w:val="24"/>
                    </w:rPr>
                  </m:ctrlPr>
                </m:sSubPr>
                <m:e>
                  <m:r>
                    <m:rPr>
                      <m:sty m:val="bi"/>
                    </m:rPr>
                    <w:rPr>
                      <w:rFonts w:ascii="Cambria Math" w:hAnsi="Cambria Math" w:cs="Times New Roman"/>
                      <w:sz w:val="24"/>
                      <w:szCs w:val="24"/>
                    </w:rPr>
                    <m:t>a</m:t>
                  </m:r>
                  <m:ctrlPr>
                    <w:rPr>
                      <w:rFonts w:ascii="Cambria Math" w:hAnsi="Cambria Math" w:cs="Times New Roman"/>
                      <w:b w:val="0"/>
                      <w:i/>
                      <w:sz w:val="24"/>
                      <w:szCs w:val="24"/>
                    </w:rPr>
                  </m:ctrlPr>
                </m:e>
                <m:sub>
                  <m:r>
                    <m:rPr>
                      <m:sty m:val="bi"/>
                    </m:rPr>
                    <w:rPr>
                      <w:rFonts w:ascii="Cambria Math" w:hAnsi="Cambria Math" w:cs="Times New Roman"/>
                      <w:sz w:val="24"/>
                      <w:szCs w:val="24"/>
                    </w:rPr>
                    <m:t>1</m:t>
                  </m:r>
                </m:sub>
              </m:sSub>
            </m:oMath>
          </w:p>
        </w:tc>
        <w:tc>
          <w:tcPr>
            <w:tcW w:w="677" w:type="pct"/>
          </w:tcPr>
          <w:p w14:paraId="4AA716C5" w14:textId="77777777" w:rsidR="00F969E8" w:rsidRPr="00D87F5C" w:rsidRDefault="00B935FD"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oMath>
            </m:oMathPara>
          </w:p>
        </w:tc>
        <w:tc>
          <w:tcPr>
            <w:tcW w:w="659" w:type="pct"/>
          </w:tcPr>
          <w:p w14:paraId="07215F82"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867" w:type="pct"/>
          </w:tcPr>
          <w:p w14:paraId="2659ACD5"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F969E8" w14:paraId="4D36D8C9"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43DE144F" w14:textId="77777777" w:rsidR="00F969E8" w:rsidRPr="00D87F5C"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Mean asymptotic size</w:t>
            </w:r>
          </w:p>
        </w:tc>
        <w:tc>
          <w:tcPr>
            <w:tcW w:w="677" w:type="pct"/>
          </w:tcPr>
          <w:p w14:paraId="39BDF6F0" w14:textId="77777777" w:rsidR="00F969E8" w:rsidRPr="00D87F5C" w:rsidRDefault="00B935FD"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m:oMathPara>
          </w:p>
        </w:tc>
        <w:tc>
          <w:tcPr>
            <w:tcW w:w="659" w:type="pct"/>
          </w:tcPr>
          <w:p w14:paraId="47B71FAB"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132</w:t>
            </w:r>
          </w:p>
        </w:tc>
        <w:tc>
          <w:tcPr>
            <w:tcW w:w="867" w:type="pct"/>
          </w:tcPr>
          <w:p w14:paraId="5746ABBA"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F969E8" w14:paraId="4A6CB8BE"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4C27652B" w14:textId="77777777" w:rsidR="00F969E8" w:rsidRPr="00D87F5C"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Growth rate</w:t>
            </w:r>
          </w:p>
        </w:tc>
        <w:tc>
          <w:tcPr>
            <w:tcW w:w="677" w:type="pct"/>
          </w:tcPr>
          <w:p w14:paraId="1E610DC5"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k</m:t>
                </m:r>
              </m:oMath>
            </m:oMathPara>
          </w:p>
        </w:tc>
        <w:tc>
          <w:tcPr>
            <w:tcW w:w="659" w:type="pct"/>
          </w:tcPr>
          <w:p w14:paraId="0C5A0EAB"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c>
          <w:tcPr>
            <w:tcW w:w="867" w:type="pct"/>
          </w:tcPr>
          <w:p w14:paraId="75F17043"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F969E8" w14:paraId="6F874D4D"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47F83B59" w14:textId="77777777" w:rsidR="00F969E8" w:rsidRPr="00D87F5C"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 xml:space="preserve">Coefficient of variation of </w:t>
            </w:r>
            <m:oMath>
              <m:sSub>
                <m:sSubPr>
                  <m:ctrlPr>
                    <w:rPr>
                      <w:rFonts w:ascii="Cambria Math" w:hAnsi="Cambria Math" w:cs="Times New Roman"/>
                      <w:bCs w:val="0"/>
                      <w:i/>
                      <w:sz w:val="24"/>
                      <w:szCs w:val="24"/>
                    </w:rPr>
                  </m:ctrlPr>
                </m:sSubPr>
                <m:e>
                  <m:r>
                    <m:rPr>
                      <m:sty m:val="bi"/>
                    </m:rPr>
                    <w:rPr>
                      <w:rFonts w:ascii="Cambria Math" w:hAnsi="Cambria Math" w:cs="Times New Roman"/>
                      <w:sz w:val="24"/>
                      <w:szCs w:val="24"/>
                    </w:rPr>
                    <m:t>L</m:t>
                  </m:r>
                  <m:ctrlPr>
                    <w:rPr>
                      <w:rFonts w:ascii="Cambria Math" w:hAnsi="Cambria Math" w:cs="Times New Roman"/>
                      <w:b w:val="0"/>
                      <w:i/>
                      <w:sz w:val="24"/>
                      <w:szCs w:val="24"/>
                    </w:rPr>
                  </m:ctrlPr>
                </m:e>
                <m:sub>
                  <m:r>
                    <m:rPr>
                      <m:sty m:val="bi"/>
                    </m:rPr>
                    <w:rPr>
                      <w:rFonts w:ascii="Cambria Math" w:hAnsi="Cambria Math" w:cs="Times New Roman"/>
                      <w:sz w:val="24"/>
                      <w:szCs w:val="24"/>
                    </w:rPr>
                    <m:t>1</m:t>
                  </m:r>
                </m:sub>
              </m:sSub>
            </m:oMath>
          </w:p>
        </w:tc>
        <w:tc>
          <w:tcPr>
            <w:tcW w:w="677" w:type="pct"/>
          </w:tcPr>
          <w:p w14:paraId="19099582"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oMath>
            </m:oMathPara>
          </w:p>
        </w:tc>
        <w:tc>
          <w:tcPr>
            <w:tcW w:w="659" w:type="pct"/>
          </w:tcPr>
          <w:p w14:paraId="1FB95D57"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c>
          <w:tcPr>
            <w:tcW w:w="867" w:type="pct"/>
          </w:tcPr>
          <w:p w14:paraId="253EA687"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F969E8" w14:paraId="357F9353"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34AD6F05" w14:textId="77777777" w:rsidR="00F969E8" w:rsidRPr="00D87F5C"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 xml:space="preserve">Coefficient of variation of </w:t>
            </w:r>
            <m:oMath>
              <m:sSub>
                <m:sSubPr>
                  <m:ctrlPr>
                    <w:rPr>
                      <w:rFonts w:ascii="Cambria Math" w:hAnsi="Cambria Math" w:cs="Times New Roman"/>
                      <w:bCs w:val="0"/>
                      <w:i/>
                      <w:sz w:val="24"/>
                      <w:szCs w:val="24"/>
                    </w:rPr>
                  </m:ctrlPr>
                </m:sSubPr>
                <m:e>
                  <m:r>
                    <m:rPr>
                      <m:sty m:val="bi"/>
                    </m:rPr>
                    <w:rPr>
                      <w:rFonts w:ascii="Cambria Math" w:hAnsi="Cambria Math" w:cs="Times New Roman"/>
                      <w:sz w:val="24"/>
                      <w:szCs w:val="24"/>
                    </w:rPr>
                    <m:t>L</m:t>
                  </m:r>
                  <m:ctrlPr>
                    <w:rPr>
                      <w:rFonts w:ascii="Cambria Math" w:hAnsi="Cambria Math" w:cs="Times New Roman"/>
                      <w:b w:val="0"/>
                      <w:i/>
                      <w:sz w:val="24"/>
                      <w:szCs w:val="24"/>
                    </w:rPr>
                  </m:ctrlPr>
                </m:e>
                <m:sub>
                  <m:r>
                    <m:rPr>
                      <m:sty m:val="bi"/>
                    </m:rPr>
                    <w:rPr>
                      <w:rFonts w:ascii="Cambria Math" w:hAnsi="Cambria Math" w:cs="Times New Roman"/>
                      <w:sz w:val="24"/>
                      <w:szCs w:val="24"/>
                    </w:rPr>
                    <m:t>∞</m:t>
                  </m:r>
                </m:sub>
              </m:sSub>
            </m:oMath>
          </w:p>
        </w:tc>
        <w:tc>
          <w:tcPr>
            <w:tcW w:w="677" w:type="pct"/>
          </w:tcPr>
          <w:p w14:paraId="7C88E9F4"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t>
                    </m:r>
                  </m:sub>
                </m:sSub>
              </m:oMath>
            </m:oMathPara>
          </w:p>
        </w:tc>
        <w:tc>
          <w:tcPr>
            <w:tcW w:w="659" w:type="pct"/>
          </w:tcPr>
          <w:p w14:paraId="2B843F5C"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c>
          <w:tcPr>
            <w:tcW w:w="867" w:type="pct"/>
          </w:tcPr>
          <w:p w14:paraId="0B7F80DF"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F969E8" w14:paraId="6F5689AA"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7A43A659"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Length-weight scaling</w:t>
            </w:r>
          </w:p>
        </w:tc>
        <w:tc>
          <w:tcPr>
            <w:tcW w:w="677" w:type="pct"/>
          </w:tcPr>
          <w:p w14:paraId="1051A450"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α</m:t>
                </m:r>
              </m:oMath>
            </m:oMathPara>
          </w:p>
        </w:tc>
        <w:tc>
          <w:tcPr>
            <w:tcW w:w="659" w:type="pct"/>
          </w:tcPr>
          <w:p w14:paraId="27194DD5"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6.8e-6</w:t>
            </w:r>
          </w:p>
        </w:tc>
        <w:tc>
          <w:tcPr>
            <w:tcW w:w="867" w:type="pct"/>
          </w:tcPr>
          <w:p w14:paraId="10CBA3C5"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15C12532"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65EC3B70" w14:textId="77777777" w:rsidR="00F969E8" w:rsidRDefault="00F969E8" w:rsidP="00E454D1">
            <w:pPr>
              <w:pStyle w:val="NoSpacing"/>
              <w:rPr>
                <w:rFonts w:ascii="Times New Roman" w:hAnsi="Times New Roman" w:cs="Times New Roman"/>
                <w:b w:val="0"/>
                <w:sz w:val="24"/>
                <w:szCs w:val="24"/>
              </w:rPr>
            </w:pPr>
            <w:proofErr w:type="spellStart"/>
            <w:r>
              <w:rPr>
                <w:rFonts w:ascii="Times New Roman" w:hAnsi="Times New Roman" w:cs="Times New Roman"/>
                <w:b w:val="0"/>
                <w:sz w:val="24"/>
                <w:szCs w:val="24"/>
              </w:rPr>
              <w:t>Allometric</w:t>
            </w:r>
            <w:proofErr w:type="spellEnd"/>
            <w:r>
              <w:rPr>
                <w:rFonts w:ascii="Times New Roman" w:hAnsi="Times New Roman" w:cs="Times New Roman"/>
                <w:b w:val="0"/>
                <w:sz w:val="24"/>
                <w:szCs w:val="24"/>
              </w:rPr>
              <w:t xml:space="preserve"> factor</w:t>
            </w:r>
          </w:p>
        </w:tc>
        <w:tc>
          <w:tcPr>
            <w:tcW w:w="677" w:type="pct"/>
          </w:tcPr>
          <w:p w14:paraId="32B11B1E"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β</m:t>
                </m:r>
              </m:oMath>
            </m:oMathPara>
          </w:p>
        </w:tc>
        <w:tc>
          <w:tcPr>
            <w:tcW w:w="659" w:type="pct"/>
          </w:tcPr>
          <w:p w14:paraId="4F6A2929"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w:t>
            </w:r>
          </w:p>
        </w:tc>
        <w:tc>
          <w:tcPr>
            <w:tcW w:w="867" w:type="pct"/>
          </w:tcPr>
          <w:p w14:paraId="36B9ECE0"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55929873"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2DBC9E25"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Maturity slope</w:t>
            </w:r>
          </w:p>
        </w:tc>
        <w:tc>
          <w:tcPr>
            <w:tcW w:w="677" w:type="pct"/>
          </w:tcPr>
          <w:p w14:paraId="380BC703" w14:textId="77777777" w:rsidR="00F969E8" w:rsidRPr="00D87F5C" w:rsidRDefault="00B935FD"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1</m:t>
                    </m:r>
                  </m:sub>
                </m:sSub>
              </m:oMath>
            </m:oMathPara>
          </w:p>
        </w:tc>
        <w:tc>
          <w:tcPr>
            <w:tcW w:w="659" w:type="pct"/>
          </w:tcPr>
          <w:p w14:paraId="36DE8233"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-0.27</w:t>
            </w:r>
          </w:p>
        </w:tc>
        <w:tc>
          <w:tcPr>
            <w:tcW w:w="867" w:type="pct"/>
          </w:tcPr>
          <w:p w14:paraId="1135BCA4"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06999C20"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73EF4872"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Length at 50% maturity</w:t>
            </w:r>
          </w:p>
        </w:tc>
        <w:tc>
          <w:tcPr>
            <w:tcW w:w="677" w:type="pct"/>
          </w:tcPr>
          <w:p w14:paraId="3DBB20FF" w14:textId="77777777" w:rsidR="00F969E8" w:rsidRPr="00D87F5C" w:rsidRDefault="00B935FD"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2</m:t>
                    </m:r>
                  </m:sub>
                </m:sSub>
              </m:oMath>
            </m:oMathPara>
          </w:p>
        </w:tc>
        <w:tc>
          <w:tcPr>
            <w:tcW w:w="659" w:type="pct"/>
          </w:tcPr>
          <w:p w14:paraId="4EED998C"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38.2</w:t>
            </w:r>
          </w:p>
        </w:tc>
        <w:tc>
          <w:tcPr>
            <w:tcW w:w="867" w:type="pct"/>
          </w:tcPr>
          <w:p w14:paraId="0C287192"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EE3CDA" w14:paraId="4A65DC6A"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5A4EE92C" w14:textId="6A1FC2CD" w:rsidR="00EE3CDA" w:rsidRDefault="00EE3CDA"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Number of length bins</w:t>
            </w:r>
          </w:p>
        </w:tc>
        <w:tc>
          <w:tcPr>
            <w:tcW w:w="677" w:type="pct"/>
          </w:tcPr>
          <w:p w14:paraId="2054194C" w14:textId="19D16F0A" w:rsidR="00EE3CDA" w:rsidRDefault="00EE3CDA" w:rsidP="00AC0B7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EE3CDA">
              <w:rPr>
                <w:rFonts w:ascii="Times New Roman" w:eastAsia="Calibri" w:hAnsi="Times New Roman" w:cs="Times New Roman"/>
                <w:sz w:val="24"/>
                <w:szCs w:val="24"/>
              </w:rPr>
              <w:t>-</w:t>
            </w:r>
            <w:r>
              <w:rPr>
                <w:rFonts w:ascii="Times New Roman" w:eastAsia="Calibri" w:hAnsi="Times New Roman" w:cs="Times New Roman"/>
                <w:sz w:val="24"/>
                <w:szCs w:val="24"/>
              </w:rPr>
              <w:t>-</w:t>
            </w:r>
          </w:p>
        </w:tc>
        <w:tc>
          <w:tcPr>
            <w:tcW w:w="659" w:type="pct"/>
          </w:tcPr>
          <w:p w14:paraId="555B4A0E" w14:textId="272C702E" w:rsidR="00EE3CDA" w:rsidRDefault="00EE3CDA"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867" w:type="pct"/>
          </w:tcPr>
          <w:p w14:paraId="2A34E5EF" w14:textId="276BCDF0" w:rsidR="00EE3CDA" w:rsidRDefault="00EE3CDA"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3B28B1F3"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4E071FF0"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Fishery selectivity beginning size for plateau</w:t>
            </w:r>
          </w:p>
        </w:tc>
        <w:tc>
          <w:tcPr>
            <w:tcW w:w="677" w:type="pct"/>
          </w:tcPr>
          <w:p w14:paraId="02610964" w14:textId="77777777" w:rsidR="00F969E8" w:rsidRPr="00D87F5C" w:rsidRDefault="00B935FD"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SF</m:t>
                    </m:r>
                  </m:e>
                  <m:sub>
                    <m:r>
                      <w:rPr>
                        <w:rFonts w:ascii="Cambria Math" w:hAnsi="Cambria Math" w:cs="Times New Roman"/>
                        <w:sz w:val="24"/>
                        <w:szCs w:val="24"/>
                      </w:rPr>
                      <m:t>1</m:t>
                    </m:r>
                  </m:sub>
                </m:sSub>
              </m:oMath>
            </m:oMathPara>
          </w:p>
        </w:tc>
        <w:tc>
          <w:tcPr>
            <w:tcW w:w="659" w:type="pct"/>
          </w:tcPr>
          <w:p w14:paraId="5FB1F494"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50.8</w:t>
            </w:r>
          </w:p>
        </w:tc>
        <w:tc>
          <w:tcPr>
            <w:tcW w:w="867" w:type="pct"/>
          </w:tcPr>
          <w:p w14:paraId="4900B4E6"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F969E8" w14:paraId="748809E2"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233F7B50" w14:textId="07CDAD60"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Fishery selectivity width of plateau</w:t>
            </w:r>
            <w:r w:rsidR="00623666">
              <w:rPr>
                <w:rFonts w:ascii="Times New Roman" w:hAnsi="Times New Roman" w:cs="Times New Roman"/>
                <w:b w:val="0"/>
                <w:sz w:val="24"/>
                <w:szCs w:val="24"/>
              </w:rPr>
              <w:t xml:space="preserve"> (</w:t>
            </w:r>
            <w:r w:rsidR="00623666" w:rsidRPr="009A685F">
              <w:rPr>
                <w:rFonts w:ascii="Times New Roman" w:hAnsi="Times New Roman" w:cs="Times New Roman"/>
                <w:b w:val="0"/>
                <w:i/>
                <w:sz w:val="24"/>
                <w:szCs w:val="24"/>
              </w:rPr>
              <w:t>ln(width)</w:t>
            </w:r>
            <w:r w:rsidR="00623666">
              <w:rPr>
                <w:rFonts w:ascii="Times New Roman" w:hAnsi="Times New Roman" w:cs="Times New Roman"/>
                <w:b w:val="0"/>
                <w:sz w:val="24"/>
                <w:szCs w:val="24"/>
              </w:rPr>
              <w:t>)</w:t>
            </w:r>
          </w:p>
        </w:tc>
        <w:tc>
          <w:tcPr>
            <w:tcW w:w="677" w:type="pct"/>
          </w:tcPr>
          <w:p w14:paraId="556A8334" w14:textId="77777777" w:rsidR="00F969E8" w:rsidRPr="00D87F5C" w:rsidRDefault="00B935FD"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SF</m:t>
                    </m:r>
                  </m:e>
                  <m:sub>
                    <m:r>
                      <w:rPr>
                        <w:rFonts w:ascii="Cambria Math" w:hAnsi="Cambria Math" w:cs="Times New Roman"/>
                        <w:sz w:val="24"/>
                        <w:szCs w:val="24"/>
                      </w:rPr>
                      <m:t>2</m:t>
                    </m:r>
                  </m:sub>
                </m:sSub>
              </m:oMath>
            </m:oMathPara>
          </w:p>
        </w:tc>
        <w:tc>
          <w:tcPr>
            <w:tcW w:w="659" w:type="pct"/>
          </w:tcPr>
          <w:p w14:paraId="7238453E"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867" w:type="pct"/>
          </w:tcPr>
          <w:p w14:paraId="73C5562E"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7295FC75"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21F027F4"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Fishery selectivity ascending width (</w:t>
            </w:r>
            <w:r w:rsidRPr="009A685F">
              <w:rPr>
                <w:rFonts w:ascii="Times New Roman" w:hAnsi="Times New Roman" w:cs="Times New Roman"/>
                <w:b w:val="0"/>
                <w:i/>
                <w:sz w:val="24"/>
                <w:szCs w:val="24"/>
              </w:rPr>
              <w:t>ln(width)</w:t>
            </w:r>
            <w:r>
              <w:rPr>
                <w:rFonts w:ascii="Times New Roman" w:hAnsi="Times New Roman" w:cs="Times New Roman"/>
                <w:b w:val="0"/>
                <w:sz w:val="24"/>
                <w:szCs w:val="24"/>
              </w:rPr>
              <w:t>)</w:t>
            </w:r>
          </w:p>
        </w:tc>
        <w:tc>
          <w:tcPr>
            <w:tcW w:w="677" w:type="pct"/>
          </w:tcPr>
          <w:p w14:paraId="15397111" w14:textId="77777777" w:rsidR="00F969E8" w:rsidRDefault="00B935FD"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SF</m:t>
                    </m:r>
                  </m:e>
                  <m:sub>
                    <m:r>
                      <w:rPr>
                        <w:rFonts w:ascii="Cambria Math" w:hAnsi="Cambria Math" w:cs="Times New Roman"/>
                        <w:sz w:val="24"/>
                        <w:szCs w:val="24"/>
                      </w:rPr>
                      <m:t>3</m:t>
                    </m:r>
                  </m:sub>
                </m:sSub>
              </m:oMath>
            </m:oMathPara>
          </w:p>
        </w:tc>
        <w:tc>
          <w:tcPr>
            <w:tcW w:w="659" w:type="pct"/>
          </w:tcPr>
          <w:p w14:paraId="57B36035" w14:textId="77777777" w:rsidR="00F969E8"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w:t>
            </w:r>
          </w:p>
        </w:tc>
        <w:tc>
          <w:tcPr>
            <w:tcW w:w="867" w:type="pct"/>
          </w:tcPr>
          <w:p w14:paraId="177EB297" w14:textId="77777777" w:rsidR="00F969E8"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F969E8" w14:paraId="6B5B0720"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7F02F7C8"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Fishery selectivity descending width (</w:t>
            </w:r>
            <w:r w:rsidRPr="009A685F">
              <w:rPr>
                <w:rFonts w:ascii="Times New Roman" w:hAnsi="Times New Roman" w:cs="Times New Roman"/>
                <w:b w:val="0"/>
                <w:i/>
                <w:sz w:val="24"/>
                <w:szCs w:val="24"/>
              </w:rPr>
              <w:t>ln(width))</w:t>
            </w:r>
          </w:p>
        </w:tc>
        <w:tc>
          <w:tcPr>
            <w:tcW w:w="677" w:type="pct"/>
          </w:tcPr>
          <w:p w14:paraId="2FE8A76C" w14:textId="77777777" w:rsidR="00F969E8" w:rsidRDefault="00B935FD"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SF</m:t>
                    </m:r>
                  </m:e>
                  <m:sub>
                    <m:r>
                      <w:rPr>
                        <w:rFonts w:ascii="Cambria Math" w:hAnsi="Cambria Math" w:cs="Times New Roman"/>
                        <w:sz w:val="24"/>
                        <w:szCs w:val="24"/>
                      </w:rPr>
                      <m:t>4</m:t>
                    </m:r>
                  </m:sub>
                </m:sSub>
              </m:oMath>
            </m:oMathPara>
          </w:p>
        </w:tc>
        <w:tc>
          <w:tcPr>
            <w:tcW w:w="659" w:type="pct"/>
          </w:tcPr>
          <w:p w14:paraId="0B6BA624" w14:textId="77777777" w:rsidR="00F969E8"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c>
          <w:tcPr>
            <w:tcW w:w="867" w:type="pct"/>
          </w:tcPr>
          <w:p w14:paraId="3BD166A1" w14:textId="77777777" w:rsidR="00F969E8"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180CCCAD"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1E2D5242"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Survey selectivity beginning size for plateau</w:t>
            </w:r>
          </w:p>
        </w:tc>
        <w:tc>
          <w:tcPr>
            <w:tcW w:w="677" w:type="pct"/>
          </w:tcPr>
          <w:p w14:paraId="4BB97CBA" w14:textId="77777777" w:rsidR="00F969E8" w:rsidRDefault="00B935FD"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SS</m:t>
                    </m:r>
                  </m:e>
                  <m:sub>
                    <m:r>
                      <w:rPr>
                        <w:rFonts w:ascii="Cambria Math" w:hAnsi="Cambria Math" w:cs="Times New Roman"/>
                        <w:sz w:val="24"/>
                        <w:szCs w:val="24"/>
                      </w:rPr>
                      <m:t>1</m:t>
                    </m:r>
                  </m:sub>
                </m:sSub>
              </m:oMath>
            </m:oMathPara>
          </w:p>
        </w:tc>
        <w:tc>
          <w:tcPr>
            <w:tcW w:w="659" w:type="pct"/>
          </w:tcPr>
          <w:p w14:paraId="25F2C1BD" w14:textId="77777777" w:rsidR="00F969E8"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41.8</w:t>
            </w:r>
          </w:p>
        </w:tc>
        <w:tc>
          <w:tcPr>
            <w:tcW w:w="867" w:type="pct"/>
          </w:tcPr>
          <w:p w14:paraId="6CFF4527" w14:textId="77777777" w:rsidR="00F969E8"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F969E8" w14:paraId="0945ACCA"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3E14C4B7"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Survey selectivity width of plateau</w:t>
            </w:r>
          </w:p>
        </w:tc>
        <w:tc>
          <w:tcPr>
            <w:tcW w:w="677" w:type="pct"/>
          </w:tcPr>
          <w:p w14:paraId="3DCB7F57" w14:textId="77777777" w:rsidR="00F969E8" w:rsidRDefault="00B935FD"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SS</m:t>
                    </m:r>
                  </m:e>
                  <m:sub>
                    <m:r>
                      <w:rPr>
                        <w:rFonts w:ascii="Cambria Math" w:hAnsi="Cambria Math" w:cs="Times New Roman"/>
                        <w:sz w:val="24"/>
                        <w:szCs w:val="24"/>
                      </w:rPr>
                      <m:t>2</m:t>
                    </m:r>
                  </m:sub>
                </m:sSub>
              </m:oMath>
            </m:oMathPara>
          </w:p>
        </w:tc>
        <w:tc>
          <w:tcPr>
            <w:tcW w:w="659" w:type="pct"/>
          </w:tcPr>
          <w:p w14:paraId="42E104CC" w14:textId="77777777" w:rsidR="00F969E8"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867" w:type="pct"/>
          </w:tcPr>
          <w:p w14:paraId="4D81D7EE" w14:textId="77777777" w:rsidR="00F969E8"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4F0A0673"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5102875D"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Survey selectivity ascending width (</w:t>
            </w:r>
            <w:r w:rsidRPr="009A685F">
              <w:rPr>
                <w:rFonts w:ascii="Times New Roman" w:hAnsi="Times New Roman" w:cs="Times New Roman"/>
                <w:b w:val="0"/>
                <w:i/>
                <w:sz w:val="24"/>
                <w:szCs w:val="24"/>
              </w:rPr>
              <w:t>ln(width)</w:t>
            </w:r>
            <w:r>
              <w:rPr>
                <w:rFonts w:ascii="Times New Roman" w:hAnsi="Times New Roman" w:cs="Times New Roman"/>
                <w:b w:val="0"/>
                <w:sz w:val="24"/>
                <w:szCs w:val="24"/>
              </w:rPr>
              <w:t>)</w:t>
            </w:r>
          </w:p>
        </w:tc>
        <w:tc>
          <w:tcPr>
            <w:tcW w:w="677" w:type="pct"/>
          </w:tcPr>
          <w:p w14:paraId="690FEDA6" w14:textId="77777777" w:rsidR="00F969E8" w:rsidRDefault="00B935FD"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SS</m:t>
                    </m:r>
                  </m:e>
                  <m:sub>
                    <m:r>
                      <w:rPr>
                        <w:rFonts w:ascii="Cambria Math" w:hAnsi="Cambria Math" w:cs="Times New Roman"/>
                        <w:sz w:val="24"/>
                        <w:szCs w:val="24"/>
                      </w:rPr>
                      <m:t>3</m:t>
                    </m:r>
                  </m:sub>
                </m:sSub>
              </m:oMath>
            </m:oMathPara>
          </w:p>
        </w:tc>
        <w:tc>
          <w:tcPr>
            <w:tcW w:w="659" w:type="pct"/>
          </w:tcPr>
          <w:p w14:paraId="231CE49B" w14:textId="77777777" w:rsidR="00F969E8"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5.2</w:t>
            </w:r>
          </w:p>
        </w:tc>
        <w:tc>
          <w:tcPr>
            <w:tcW w:w="867" w:type="pct"/>
          </w:tcPr>
          <w:p w14:paraId="267AC5FB" w14:textId="77777777" w:rsidR="00F969E8"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F969E8" w14:paraId="713A4D85"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4EA64291"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Survey selectivity descending width (</w:t>
            </w:r>
            <w:r w:rsidRPr="009A685F">
              <w:rPr>
                <w:rFonts w:ascii="Times New Roman" w:hAnsi="Times New Roman" w:cs="Times New Roman"/>
                <w:b w:val="0"/>
                <w:i/>
                <w:sz w:val="24"/>
                <w:szCs w:val="24"/>
              </w:rPr>
              <w:t>ln(width))</w:t>
            </w:r>
          </w:p>
        </w:tc>
        <w:tc>
          <w:tcPr>
            <w:tcW w:w="677" w:type="pct"/>
          </w:tcPr>
          <w:p w14:paraId="5B5497E1" w14:textId="77777777" w:rsidR="00F969E8" w:rsidRDefault="00B935FD"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SS</m:t>
                    </m:r>
                  </m:e>
                  <m:sub>
                    <m:r>
                      <w:rPr>
                        <w:rFonts w:ascii="Cambria Math" w:hAnsi="Cambria Math" w:cs="Times New Roman"/>
                        <w:sz w:val="24"/>
                        <w:szCs w:val="24"/>
                      </w:rPr>
                      <m:t>4</m:t>
                    </m:r>
                  </m:sub>
                </m:sSub>
              </m:oMath>
            </m:oMathPara>
          </w:p>
        </w:tc>
        <w:tc>
          <w:tcPr>
            <w:tcW w:w="659" w:type="pct"/>
          </w:tcPr>
          <w:p w14:paraId="57537F75" w14:textId="77777777" w:rsidR="00F969E8"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c>
          <w:tcPr>
            <w:tcW w:w="867" w:type="pct"/>
          </w:tcPr>
          <w:p w14:paraId="394D9AD9" w14:textId="77777777" w:rsidR="00F969E8"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23B7FA2C"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64BCED96" w14:textId="31A86F0A"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Log-catchability</w:t>
            </w:r>
            <w:r w:rsidR="00EE690E">
              <w:rPr>
                <w:rFonts w:ascii="Times New Roman" w:hAnsi="Times New Roman" w:cs="Times New Roman"/>
                <w:b w:val="0"/>
                <w:sz w:val="24"/>
                <w:szCs w:val="24"/>
              </w:rPr>
              <w:t xml:space="preserve"> (fishery-dependent CPUE index)</w:t>
            </w:r>
          </w:p>
        </w:tc>
        <w:tc>
          <w:tcPr>
            <w:tcW w:w="677" w:type="pct"/>
          </w:tcPr>
          <w:p w14:paraId="3EF38083" w14:textId="2AEE7899"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ln(</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f</m:t>
                    </m:r>
                  </m:sub>
                </m:sSub>
                <m:r>
                  <w:rPr>
                    <w:rFonts w:ascii="Cambria Math" w:hAnsi="Cambria Math" w:cs="Times New Roman"/>
                    <w:sz w:val="24"/>
                    <w:szCs w:val="24"/>
                  </w:rPr>
                  <m:t>)</m:t>
                </m:r>
              </m:oMath>
            </m:oMathPara>
          </w:p>
        </w:tc>
        <w:tc>
          <w:tcPr>
            <w:tcW w:w="659" w:type="pct"/>
          </w:tcPr>
          <w:p w14:paraId="1E960672" w14:textId="77777777" w:rsidR="00F969E8" w:rsidRPr="00D87F5C"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867" w:type="pct"/>
          </w:tcPr>
          <w:p w14:paraId="7C82099E" w14:textId="12E11034" w:rsidR="00F969E8" w:rsidRPr="00D87F5C" w:rsidRDefault="00F969E8" w:rsidP="00EE690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EE690E" w14:paraId="7BC08356"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10AD3C79" w14:textId="6D3EB1A8" w:rsidR="00EE690E" w:rsidRDefault="00EE690E" w:rsidP="00EE690E">
            <w:pPr>
              <w:pStyle w:val="NoSpacing"/>
              <w:rPr>
                <w:rFonts w:ascii="Times New Roman" w:hAnsi="Times New Roman" w:cs="Times New Roman"/>
                <w:b w:val="0"/>
                <w:sz w:val="24"/>
                <w:szCs w:val="24"/>
              </w:rPr>
            </w:pPr>
            <w:r>
              <w:rPr>
                <w:rFonts w:ascii="Times New Roman" w:hAnsi="Times New Roman" w:cs="Times New Roman"/>
                <w:b w:val="0"/>
                <w:sz w:val="24"/>
                <w:szCs w:val="24"/>
              </w:rPr>
              <w:t>Log-catchability (survey)</w:t>
            </w:r>
          </w:p>
        </w:tc>
        <w:tc>
          <w:tcPr>
            <w:tcW w:w="677" w:type="pct"/>
          </w:tcPr>
          <w:p w14:paraId="60F5B656" w14:textId="7C2C57B1" w:rsidR="00EE690E" w:rsidRDefault="00EE690E" w:rsidP="00EE690E">
            <w:pPr>
              <w:pStyle w:val="No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m:oMathPara>
              <m:oMath>
                <m:r>
                  <w:rPr>
                    <w:rFonts w:ascii="Cambria Math" w:hAnsi="Cambria Math" w:cs="Times New Roman"/>
                    <w:sz w:val="24"/>
                    <w:szCs w:val="24"/>
                  </w:rPr>
                  <m:t>ln(</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oMath>
            </m:oMathPara>
          </w:p>
        </w:tc>
        <w:tc>
          <w:tcPr>
            <w:tcW w:w="659" w:type="pct"/>
          </w:tcPr>
          <w:p w14:paraId="4D60ECEA" w14:textId="702346E5" w:rsidR="00EE690E" w:rsidRDefault="00EE690E" w:rsidP="00EE690E">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867" w:type="pct"/>
          </w:tcPr>
          <w:p w14:paraId="1A6DA786" w14:textId="7CA6BD48" w:rsidR="00EE690E" w:rsidRDefault="00EE690E" w:rsidP="00EE690E">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13D50B21"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6405228E"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Log mean virgin recruitment</w:t>
            </w:r>
          </w:p>
        </w:tc>
        <w:tc>
          <w:tcPr>
            <w:tcW w:w="677" w:type="pct"/>
          </w:tcPr>
          <w:p w14:paraId="340B80BF" w14:textId="77777777" w:rsidR="00F969E8"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m:oMathPara>
              <m:oMath>
                <m:r>
                  <w:rPr>
                    <w:rFonts w:ascii="Cambria Math" w:hAnsi="Cambria Math" w:cs="Times New Roman"/>
                    <w:sz w:val="24"/>
                    <w:szCs w:val="24"/>
                  </w:rPr>
                  <m:t>ln(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oMath>
            </m:oMathPara>
          </w:p>
        </w:tc>
        <w:tc>
          <w:tcPr>
            <w:tcW w:w="659" w:type="pct"/>
          </w:tcPr>
          <w:p w14:paraId="3856ED17" w14:textId="77777777" w:rsidR="00F969E8"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18.7</w:t>
            </w:r>
          </w:p>
        </w:tc>
        <w:tc>
          <w:tcPr>
            <w:tcW w:w="867" w:type="pct"/>
          </w:tcPr>
          <w:p w14:paraId="79D24CB1" w14:textId="77777777" w:rsidR="00F969E8"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rsidR="00F969E8" w14:paraId="1A3DC2C6"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6F18A8F5"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Steepness</w:t>
            </w:r>
          </w:p>
        </w:tc>
        <w:tc>
          <w:tcPr>
            <w:tcW w:w="677" w:type="pct"/>
          </w:tcPr>
          <w:p w14:paraId="2016B325" w14:textId="77777777" w:rsidR="00F969E8"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m:oMathPara>
              <m:oMath>
                <m:r>
                  <w:rPr>
                    <w:rFonts w:ascii="Cambria Math" w:hAnsi="Cambria Math" w:cs="Times New Roman"/>
                    <w:sz w:val="24"/>
                    <w:szCs w:val="24"/>
                  </w:rPr>
                  <m:t>h</m:t>
                </m:r>
              </m:oMath>
            </m:oMathPara>
          </w:p>
        </w:tc>
        <w:tc>
          <w:tcPr>
            <w:tcW w:w="659" w:type="pct"/>
          </w:tcPr>
          <w:p w14:paraId="21E35AE6" w14:textId="77777777" w:rsidR="00F969E8"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0.65</w:t>
            </w:r>
          </w:p>
        </w:tc>
        <w:tc>
          <w:tcPr>
            <w:tcW w:w="867" w:type="pct"/>
          </w:tcPr>
          <w:p w14:paraId="2A22F5D5" w14:textId="77777777" w:rsidR="00F969E8"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75CD9126" w14:textId="77777777" w:rsidTr="00D1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pct"/>
          </w:tcPr>
          <w:p w14:paraId="4E65E9F7" w14:textId="28A24A3F" w:rsidR="00F969E8" w:rsidRDefault="002F3B29"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Log r</w:t>
            </w:r>
            <w:r w:rsidR="00F969E8">
              <w:rPr>
                <w:rFonts w:ascii="Times New Roman" w:hAnsi="Times New Roman" w:cs="Times New Roman"/>
                <w:b w:val="0"/>
                <w:sz w:val="24"/>
                <w:szCs w:val="24"/>
              </w:rPr>
              <w:t>ecruitment deviation</w:t>
            </w:r>
          </w:p>
        </w:tc>
        <w:tc>
          <w:tcPr>
            <w:tcW w:w="677" w:type="pct"/>
          </w:tcPr>
          <w:p w14:paraId="36CD7FDF" w14:textId="77777777" w:rsidR="00F969E8" w:rsidRDefault="00B935FD"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r</m:t>
                    </m:r>
                  </m:sub>
                </m:sSub>
              </m:oMath>
            </m:oMathPara>
          </w:p>
        </w:tc>
        <w:tc>
          <w:tcPr>
            <w:tcW w:w="659" w:type="pct"/>
          </w:tcPr>
          <w:p w14:paraId="04AF715F" w14:textId="77777777" w:rsidR="00F969E8"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w:t>
            </w:r>
          </w:p>
        </w:tc>
        <w:tc>
          <w:tcPr>
            <w:tcW w:w="867" w:type="pct"/>
          </w:tcPr>
          <w:p w14:paraId="599CF771" w14:textId="77777777" w:rsidR="00F969E8" w:rsidRDefault="00F969E8" w:rsidP="00E454D1">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969E8" w14:paraId="747311B9" w14:textId="77777777" w:rsidTr="00D1512E">
        <w:tc>
          <w:tcPr>
            <w:cnfStyle w:val="001000000000" w:firstRow="0" w:lastRow="0" w:firstColumn="1" w:lastColumn="0" w:oddVBand="0" w:evenVBand="0" w:oddHBand="0" w:evenHBand="0" w:firstRowFirstColumn="0" w:firstRowLastColumn="0" w:lastRowFirstColumn="0" w:lastRowLastColumn="0"/>
            <w:tcW w:w="2797" w:type="pct"/>
          </w:tcPr>
          <w:p w14:paraId="6A465C9B" w14:textId="77777777" w:rsidR="00F969E8" w:rsidRDefault="00F969E8" w:rsidP="00E454D1">
            <w:pPr>
              <w:pStyle w:val="NoSpacing"/>
              <w:rPr>
                <w:rFonts w:ascii="Times New Roman" w:hAnsi="Times New Roman" w:cs="Times New Roman"/>
                <w:b w:val="0"/>
                <w:sz w:val="24"/>
                <w:szCs w:val="24"/>
              </w:rPr>
            </w:pPr>
            <w:r>
              <w:rPr>
                <w:rFonts w:ascii="Times New Roman" w:hAnsi="Times New Roman" w:cs="Times New Roman"/>
                <w:b w:val="0"/>
                <w:sz w:val="24"/>
                <w:szCs w:val="24"/>
              </w:rPr>
              <w:t>Survey observation error standard deviation</w:t>
            </w:r>
          </w:p>
        </w:tc>
        <w:tc>
          <w:tcPr>
            <w:tcW w:w="677" w:type="pct"/>
          </w:tcPr>
          <w:p w14:paraId="285BA59D" w14:textId="77777777" w:rsidR="00F969E8" w:rsidRPr="00D87F5C" w:rsidRDefault="00B935FD"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s</m:t>
                    </m:r>
                  </m:sub>
                </m:sSub>
              </m:oMath>
            </m:oMathPara>
          </w:p>
        </w:tc>
        <w:tc>
          <w:tcPr>
            <w:tcW w:w="659" w:type="pct"/>
          </w:tcPr>
          <w:p w14:paraId="5EED42D0"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c>
          <w:tcPr>
            <w:tcW w:w="867" w:type="pct"/>
          </w:tcPr>
          <w:p w14:paraId="4F290A0A" w14:textId="77777777" w:rsidR="00F969E8" w:rsidRPr="00D87F5C" w:rsidRDefault="00F969E8" w:rsidP="00E454D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14:paraId="7D7BDC37" w14:textId="77777777" w:rsidR="00F969E8" w:rsidRDefault="00F969E8" w:rsidP="00F969E8">
      <w:pPr>
        <w:pStyle w:val="NoSpacing"/>
        <w:rPr>
          <w:rFonts w:ascii="Times New Roman" w:hAnsi="Times New Roman" w:cs="Times New Roman"/>
          <w:sz w:val="24"/>
          <w:szCs w:val="24"/>
        </w:rPr>
      </w:pPr>
    </w:p>
    <w:p w14:paraId="13BC2D7C" w14:textId="744826D5" w:rsidR="00F969E8" w:rsidRDefault="00F969E8" w:rsidP="00F969E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explore a linearly increasing fishing mortality rate starting in year 62</w:t>
      </w:r>
      <w:r w:rsidR="00E00843">
        <w:rPr>
          <w:rFonts w:ascii="Times New Roman" w:eastAsiaTheme="minorEastAsia" w:hAnsi="Times New Roman" w:cs="Times New Roman"/>
          <w:sz w:val="24"/>
          <w:szCs w:val="24"/>
        </w:rPr>
        <w:t xml:space="preserve"> and ramping up to F</w:t>
      </w:r>
      <w:r w:rsidR="00E00843" w:rsidRPr="00E00843">
        <w:rPr>
          <w:rFonts w:ascii="Times New Roman" w:eastAsiaTheme="minorEastAsia" w:hAnsi="Times New Roman" w:cs="Times New Roman"/>
          <w:sz w:val="24"/>
          <w:szCs w:val="24"/>
          <w:vertAlign w:val="subscript"/>
        </w:rPr>
        <w:t>MSY</w:t>
      </w:r>
      <w:r w:rsidR="00C64790">
        <w:rPr>
          <w:rFonts w:ascii="Times New Roman" w:eastAsiaTheme="minorEastAsia" w:hAnsi="Times New Roman" w:cs="Times New Roman"/>
          <w:sz w:val="24"/>
          <w:szCs w:val="24"/>
        </w:rPr>
        <w:t xml:space="preserve"> (</w:t>
      </w:r>
      <w:r w:rsidR="00943BA0">
        <w:rPr>
          <w:rFonts w:ascii="Times New Roman" w:eastAsiaTheme="minorEastAsia" w:hAnsi="Times New Roman" w:cs="Times New Roman"/>
          <w:sz w:val="24"/>
          <w:szCs w:val="24"/>
        </w:rPr>
        <w:t xml:space="preserve">~0.17; </w:t>
      </w:r>
      <w:r w:rsidR="00C64790">
        <w:rPr>
          <w:rFonts w:ascii="Times New Roman" w:eastAsiaTheme="minorEastAsia" w:hAnsi="Times New Roman" w:cs="Times New Roman"/>
          <w:sz w:val="24"/>
          <w:szCs w:val="24"/>
        </w:rPr>
        <w:t>Figure 1).</w:t>
      </w:r>
      <w:r>
        <w:rPr>
          <w:rFonts w:ascii="Times New Roman" w:eastAsiaTheme="minorEastAsia" w:hAnsi="Times New Roman" w:cs="Times New Roman"/>
          <w:sz w:val="24"/>
          <w:szCs w:val="24"/>
        </w:rPr>
        <w:t xml:space="preserve"> Natural mortality does not vary with time nor age and is fixed at a constant 0.2. Fishery and survey size selectivity is specified as double normal but is calibrated to be logistic (see the parameters in </w:t>
      </w:r>
      <w:r w:rsidR="00246A00">
        <w:rPr>
          <w:rFonts w:ascii="Times New Roman" w:eastAsiaTheme="minorEastAsia" w:hAnsi="Times New Roman" w:cs="Times New Roman"/>
          <w:sz w:val="24"/>
          <w:szCs w:val="24"/>
        </w:rPr>
        <w:t>Table 1</w:t>
      </w:r>
      <w:r>
        <w:rPr>
          <w:rFonts w:ascii="Times New Roman" w:eastAsiaTheme="minorEastAsia" w:hAnsi="Times New Roman" w:cs="Times New Roman"/>
          <w:sz w:val="24"/>
          <w:szCs w:val="24"/>
        </w:rPr>
        <w:t xml:space="preserve">). Growth uses the von </w:t>
      </w:r>
      <w:proofErr w:type="spellStart"/>
      <w:r>
        <w:rPr>
          <w:rFonts w:ascii="Times New Roman" w:eastAsiaTheme="minorEastAsia" w:hAnsi="Times New Roman" w:cs="Times New Roman"/>
          <w:sz w:val="24"/>
          <w:szCs w:val="24"/>
        </w:rPr>
        <w:t>Bertalanffy</w:t>
      </w:r>
      <w:proofErr w:type="spellEnd"/>
      <w:r>
        <w:rPr>
          <w:rFonts w:ascii="Times New Roman" w:eastAsiaTheme="minorEastAsia" w:hAnsi="Times New Roman" w:cs="Times New Roman"/>
          <w:sz w:val="24"/>
          <w:szCs w:val="24"/>
        </w:rPr>
        <w:t xml:space="preserve"> equation, while </w:t>
      </w:r>
      <w:proofErr w:type="spellStart"/>
      <w:r>
        <w:rPr>
          <w:rFonts w:ascii="Times New Roman" w:eastAsiaTheme="minorEastAsia" w:hAnsi="Times New Roman" w:cs="Times New Roman"/>
          <w:sz w:val="24"/>
          <w:szCs w:val="24"/>
        </w:rPr>
        <w:t>spawner</w:t>
      </w:r>
      <w:proofErr w:type="spellEnd"/>
      <w:r>
        <w:rPr>
          <w:rFonts w:ascii="Times New Roman" w:eastAsiaTheme="minorEastAsia" w:hAnsi="Times New Roman" w:cs="Times New Roman"/>
          <w:sz w:val="24"/>
          <w:szCs w:val="24"/>
        </w:rPr>
        <w:t xml:space="preserve">-recruitment is specified with </w:t>
      </w:r>
      <w:proofErr w:type="spellStart"/>
      <w:r>
        <w:rPr>
          <w:rFonts w:ascii="Times New Roman" w:eastAsiaTheme="minorEastAsia" w:hAnsi="Times New Roman" w:cs="Times New Roman"/>
          <w:sz w:val="24"/>
          <w:szCs w:val="24"/>
        </w:rPr>
        <w:t>Beverton</w:t>
      </w:r>
      <w:proofErr w:type="spellEnd"/>
      <w:r>
        <w:rPr>
          <w:rFonts w:ascii="Times New Roman" w:eastAsiaTheme="minorEastAsia" w:hAnsi="Times New Roman" w:cs="Times New Roman"/>
          <w:sz w:val="24"/>
          <w:szCs w:val="24"/>
        </w:rPr>
        <w:t xml:space="preserve">-Holt, both as parameterized in </w:t>
      </w:r>
      <w:r w:rsidRPr="00D87F5C">
        <w:rPr>
          <w:rFonts w:ascii="Times New Roman" w:hAnsi="Times New Roman" w:cs="Times New Roman"/>
          <w:sz w:val="24"/>
          <w:szCs w:val="24"/>
        </w:rPr>
        <w:t xml:space="preserve">Table </w:t>
      </w:r>
      <w:r>
        <w:rPr>
          <w:rFonts w:ascii="Times New Roman" w:hAnsi="Times New Roman" w:cs="Times New Roman"/>
          <w:sz w:val="24"/>
          <w:szCs w:val="24"/>
        </w:rPr>
        <w:t>1</w:t>
      </w:r>
      <w:r>
        <w:rPr>
          <w:rFonts w:ascii="Times New Roman" w:eastAsiaTheme="minorEastAsia" w:hAnsi="Times New Roman" w:cs="Times New Roman"/>
          <w:sz w:val="24"/>
          <w:szCs w:val="24"/>
        </w:rPr>
        <w:t xml:space="preserve">. Finally, our process error takes the form of independent lognormal random deviations around median recruitment. The choices in the operating model produce the true abundance trend and total catches, from which simulated data are generated (described below) and used in the </w:t>
      </w:r>
      <w:r w:rsidR="006F164C">
        <w:rPr>
          <w:rFonts w:ascii="Times New Roman" w:eastAsiaTheme="minorEastAsia" w:hAnsi="Times New Roman" w:cs="Times New Roman"/>
          <w:sz w:val="24"/>
          <w:szCs w:val="24"/>
        </w:rPr>
        <w:t>estimation</w:t>
      </w:r>
      <w:r>
        <w:rPr>
          <w:rFonts w:ascii="Times New Roman" w:eastAsiaTheme="minorEastAsia" w:hAnsi="Times New Roman" w:cs="Times New Roman"/>
          <w:sz w:val="24"/>
          <w:szCs w:val="24"/>
        </w:rPr>
        <w:t xml:space="preserve"> and fishing model.</w:t>
      </w:r>
    </w:p>
    <w:p w14:paraId="35299922" w14:textId="77777777" w:rsidR="00F969E8" w:rsidRDefault="00F969E8" w:rsidP="00F969E8">
      <w:pPr>
        <w:pStyle w:val="NoSpacing"/>
        <w:rPr>
          <w:rFonts w:ascii="Times New Roman" w:eastAsiaTheme="minorEastAsia" w:hAnsi="Times New Roman" w:cs="Times New Roman"/>
          <w:sz w:val="24"/>
          <w:szCs w:val="24"/>
        </w:rPr>
      </w:pPr>
    </w:p>
    <w:p w14:paraId="2215AA2B" w14:textId="74A453C1" w:rsidR="00FB4A06" w:rsidRDefault="00740ACB" w:rsidP="00FB4A06">
      <w:pPr>
        <w:pStyle w:val="NormalWeb"/>
        <w:rPr>
          <w:ins w:id="19" w:author="Allen.Chen" w:date="2025-03-11T13:02:00Z"/>
        </w:rPr>
      </w:pPr>
      <w:r w:rsidRPr="00740ACB">
        <w:rPr>
          <w:snapToGrid w:val="0"/>
          <w:color w:val="000000"/>
          <w:w w:val="0"/>
          <w:sz w:val="0"/>
          <w:szCs w:val="0"/>
          <w:u w:color="000000"/>
          <w:bdr w:val="none" w:sz="0" w:space="0" w:color="000000"/>
          <w:shd w:val="clear" w:color="000000" w:fill="000000"/>
          <w:lang w:val="x-none" w:eastAsia="x-none" w:bidi="x-none"/>
        </w:rPr>
        <w:lastRenderedPageBreak/>
        <w:t xml:space="preserve">  </w:t>
      </w:r>
      <w:del w:id="20" w:author="Allen.Chen" w:date="2025-03-11T13:02:00Z">
        <w:r w:rsidR="00581BE1" w:rsidRPr="00581BE1" w:rsidDel="00FB4A06">
          <w:rPr>
            <w:noProof/>
            <w:snapToGrid w:val="0"/>
            <w:color w:val="000000"/>
            <w:w w:val="0"/>
            <w:sz w:val="0"/>
            <w:szCs w:val="0"/>
            <w:u w:color="000000"/>
            <w:bdr w:val="none" w:sz="0" w:space="0" w:color="000000"/>
            <w:shd w:val="clear" w:color="000000" w:fill="000000"/>
          </w:rPr>
          <w:drawing>
            <wp:inline distT="0" distB="0" distL="0" distR="0" wp14:anchorId="47213792" wp14:editId="20198C6F">
              <wp:extent cx="3057525" cy="5943600"/>
              <wp:effectExtent l="0" t="0" r="9525" b="0"/>
              <wp:docPr id="6" name="Picture 6" descr="C:\Users\Allen.Chen\Download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en.Chen\Downloads\fig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7525" cy="5943600"/>
                      </a:xfrm>
                      <a:prstGeom prst="rect">
                        <a:avLst/>
                      </a:prstGeom>
                      <a:noFill/>
                      <a:ln>
                        <a:noFill/>
                      </a:ln>
                    </pic:spPr>
                  </pic:pic>
                </a:graphicData>
              </a:graphic>
            </wp:inline>
          </w:drawing>
        </w:r>
      </w:del>
      <w:ins w:id="21" w:author="Allen.Chen" w:date="2025-03-11T13:02:00Z">
        <w:r w:rsidR="00FB4A06" w:rsidRPr="00FB4A06">
          <w:t xml:space="preserve"> </w:t>
        </w:r>
        <w:r w:rsidR="00FB4A06">
          <w:rPr>
            <w:noProof/>
          </w:rPr>
          <w:drawing>
            <wp:inline distT="0" distB="0" distL="0" distR="0" wp14:anchorId="43CCC7B1" wp14:editId="126773A5">
              <wp:extent cx="3063240" cy="5943600"/>
              <wp:effectExtent l="0" t="0" r="3810" b="0"/>
              <wp:docPr id="9" name="Picture 9" descr="U:\R_packages\ss3simfork\inst\extdata\econ\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R_packages\ss3simfork\inst\extdata\econ\fig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3240" cy="5943600"/>
                      </a:xfrm>
                      <a:prstGeom prst="rect">
                        <a:avLst/>
                      </a:prstGeom>
                      <a:noFill/>
                      <a:ln>
                        <a:noFill/>
                      </a:ln>
                    </pic:spPr>
                  </pic:pic>
                </a:graphicData>
              </a:graphic>
            </wp:inline>
          </w:drawing>
        </w:r>
      </w:ins>
    </w:p>
    <w:p w14:paraId="17E471D7" w14:textId="01EE0C65" w:rsidR="00F969E8" w:rsidDel="00FB4A06" w:rsidRDefault="00F969E8" w:rsidP="00F969E8">
      <w:pPr>
        <w:pStyle w:val="NoSpacing"/>
        <w:keepNext/>
        <w:rPr>
          <w:del w:id="22" w:author="Allen.Chen" w:date="2025-03-11T13:03:00Z"/>
        </w:rPr>
      </w:pPr>
    </w:p>
    <w:p w14:paraId="31EFF955" w14:textId="348AC198" w:rsidR="00F969E8" w:rsidRDefault="00F969E8" w:rsidP="00F969E8">
      <w:pPr>
        <w:pStyle w:val="NoSpacing"/>
        <w:rPr>
          <w:rFonts w:ascii="Times New Roman" w:hAnsi="Times New Roman" w:cs="Times New Roman"/>
          <w:sz w:val="24"/>
          <w:szCs w:val="24"/>
        </w:rPr>
      </w:pPr>
      <w:bookmarkStart w:id="23" w:name="_Ref114061202"/>
      <w:bookmarkStart w:id="24" w:name="_Ref114061199"/>
      <w:r w:rsidRPr="00BE573D">
        <w:rPr>
          <w:rFonts w:ascii="Times New Roman" w:hAnsi="Times New Roman" w:cs="Times New Roman"/>
          <w:sz w:val="24"/>
          <w:szCs w:val="24"/>
        </w:rPr>
        <w:t xml:space="preserve">Figure </w:t>
      </w:r>
      <w:r w:rsidRPr="00BE573D">
        <w:rPr>
          <w:rFonts w:ascii="Times New Roman" w:hAnsi="Times New Roman" w:cs="Times New Roman"/>
          <w:sz w:val="24"/>
          <w:szCs w:val="24"/>
        </w:rPr>
        <w:fldChar w:fldCharType="begin"/>
      </w:r>
      <w:r w:rsidRPr="00BE573D">
        <w:rPr>
          <w:rFonts w:ascii="Times New Roman" w:hAnsi="Times New Roman" w:cs="Times New Roman"/>
          <w:sz w:val="24"/>
          <w:szCs w:val="24"/>
        </w:rPr>
        <w:instrText xml:space="preserve"> SEQ Figure \* ARABIC </w:instrText>
      </w:r>
      <w:r w:rsidRPr="00BE573D">
        <w:rPr>
          <w:rFonts w:ascii="Times New Roman" w:hAnsi="Times New Roman" w:cs="Times New Roman"/>
          <w:sz w:val="24"/>
          <w:szCs w:val="24"/>
        </w:rPr>
        <w:fldChar w:fldCharType="separate"/>
      </w:r>
      <w:r w:rsidR="00B3437D">
        <w:rPr>
          <w:rFonts w:ascii="Times New Roman" w:hAnsi="Times New Roman" w:cs="Times New Roman"/>
          <w:noProof/>
          <w:sz w:val="24"/>
          <w:szCs w:val="24"/>
        </w:rPr>
        <w:t>2</w:t>
      </w:r>
      <w:r w:rsidRPr="00BE573D">
        <w:rPr>
          <w:rFonts w:ascii="Times New Roman" w:hAnsi="Times New Roman" w:cs="Times New Roman"/>
          <w:sz w:val="24"/>
          <w:szCs w:val="24"/>
        </w:rPr>
        <w:fldChar w:fldCharType="end"/>
      </w:r>
      <w:bookmarkEnd w:id="23"/>
      <w:r>
        <w:rPr>
          <w:rFonts w:ascii="Times New Roman" w:hAnsi="Times New Roman" w:cs="Times New Roman"/>
          <w:sz w:val="24"/>
          <w:szCs w:val="24"/>
        </w:rPr>
        <w:t>. The assumed trend in fishing mortality in the operating model</w:t>
      </w:r>
      <w:r w:rsidR="00F87D79">
        <w:rPr>
          <w:rFonts w:ascii="Times New Roman" w:hAnsi="Times New Roman" w:cs="Times New Roman"/>
          <w:sz w:val="24"/>
          <w:szCs w:val="24"/>
        </w:rPr>
        <w:t xml:space="preserve"> </w:t>
      </w:r>
      <w:r w:rsidR="000C16F2">
        <w:rPr>
          <w:rFonts w:ascii="Times New Roman" w:hAnsi="Times New Roman" w:cs="Times New Roman"/>
          <w:sz w:val="24"/>
          <w:szCs w:val="24"/>
        </w:rPr>
        <w:t>(</w:t>
      </w:r>
      <w:r w:rsidR="00572AAC">
        <w:rPr>
          <w:rFonts w:ascii="Times New Roman" w:hAnsi="Times New Roman" w:cs="Times New Roman"/>
          <w:sz w:val="24"/>
          <w:szCs w:val="24"/>
        </w:rPr>
        <w:t>a</w:t>
      </w:r>
      <w:r w:rsidR="00F87D79">
        <w:rPr>
          <w:rFonts w:ascii="Times New Roman" w:hAnsi="Times New Roman" w:cs="Times New Roman"/>
          <w:sz w:val="24"/>
          <w:szCs w:val="24"/>
        </w:rPr>
        <w:t>)</w:t>
      </w:r>
      <w:r w:rsidR="00545A92">
        <w:rPr>
          <w:rFonts w:ascii="Times New Roman" w:hAnsi="Times New Roman" w:cs="Times New Roman"/>
          <w:sz w:val="24"/>
          <w:szCs w:val="24"/>
        </w:rPr>
        <w:t xml:space="preserve">, and an example population trend from </w:t>
      </w:r>
      <w:r w:rsidR="000F4D51">
        <w:rPr>
          <w:rFonts w:ascii="Times New Roman" w:hAnsi="Times New Roman" w:cs="Times New Roman"/>
          <w:sz w:val="24"/>
          <w:szCs w:val="24"/>
        </w:rPr>
        <w:t>one replication under that mortality</w:t>
      </w:r>
      <w:r w:rsidR="00545A92">
        <w:rPr>
          <w:rFonts w:ascii="Times New Roman" w:hAnsi="Times New Roman" w:cs="Times New Roman"/>
          <w:sz w:val="24"/>
          <w:szCs w:val="24"/>
        </w:rPr>
        <w:t xml:space="preserve"> (</w:t>
      </w:r>
      <w:r w:rsidR="00572AAC">
        <w:rPr>
          <w:rFonts w:ascii="Times New Roman" w:hAnsi="Times New Roman" w:cs="Times New Roman"/>
          <w:sz w:val="24"/>
          <w:szCs w:val="24"/>
        </w:rPr>
        <w:t>b</w:t>
      </w:r>
      <w:r w:rsidR="00545A92">
        <w:rPr>
          <w:rFonts w:ascii="Times New Roman" w:hAnsi="Times New Roman" w:cs="Times New Roman"/>
          <w:sz w:val="24"/>
          <w:szCs w:val="24"/>
        </w:rPr>
        <w:t>)</w:t>
      </w:r>
      <w:r>
        <w:rPr>
          <w:rFonts w:ascii="Times New Roman" w:hAnsi="Times New Roman" w:cs="Times New Roman"/>
          <w:sz w:val="24"/>
          <w:szCs w:val="24"/>
        </w:rPr>
        <w:t>. The first 60 years without fishing are used to equilibrate the simulated population.</w:t>
      </w:r>
      <w:r w:rsidR="00F87D79">
        <w:rPr>
          <w:rFonts w:ascii="Times New Roman" w:hAnsi="Times New Roman" w:cs="Times New Roman"/>
          <w:sz w:val="24"/>
          <w:szCs w:val="24"/>
        </w:rPr>
        <w:t xml:space="preserve"> </w:t>
      </w:r>
      <w:r w:rsidR="003A41AC">
        <w:rPr>
          <w:rFonts w:ascii="Times New Roman" w:hAnsi="Times New Roman" w:cs="Times New Roman"/>
          <w:sz w:val="24"/>
          <w:szCs w:val="24"/>
        </w:rPr>
        <w:t>Example f</w:t>
      </w:r>
      <w:r w:rsidR="00F87D79">
        <w:rPr>
          <w:rFonts w:ascii="Times New Roman" w:hAnsi="Times New Roman" w:cs="Times New Roman"/>
          <w:sz w:val="24"/>
          <w:szCs w:val="24"/>
        </w:rPr>
        <w:t xml:space="preserve">ishery </w:t>
      </w:r>
      <w:r w:rsidR="000F4947">
        <w:rPr>
          <w:rFonts w:ascii="Times New Roman" w:hAnsi="Times New Roman" w:cs="Times New Roman"/>
          <w:sz w:val="24"/>
          <w:szCs w:val="24"/>
        </w:rPr>
        <w:t>selectivity and</w:t>
      </w:r>
      <w:r w:rsidR="000C16F2">
        <w:rPr>
          <w:rFonts w:ascii="Times New Roman" w:hAnsi="Times New Roman" w:cs="Times New Roman"/>
          <w:sz w:val="24"/>
          <w:szCs w:val="24"/>
        </w:rPr>
        <w:t xml:space="preserve"> survey selectivity (</w:t>
      </w:r>
      <w:r w:rsidR="00572AAC">
        <w:rPr>
          <w:rFonts w:ascii="Times New Roman" w:hAnsi="Times New Roman" w:cs="Times New Roman"/>
          <w:sz w:val="24"/>
          <w:szCs w:val="24"/>
        </w:rPr>
        <w:t>c</w:t>
      </w:r>
      <w:r w:rsidR="000C16F2">
        <w:rPr>
          <w:rFonts w:ascii="Times New Roman" w:hAnsi="Times New Roman" w:cs="Times New Roman"/>
          <w:sz w:val="24"/>
          <w:szCs w:val="24"/>
        </w:rPr>
        <w:t>)</w:t>
      </w:r>
      <w:r w:rsidR="003A41AC">
        <w:rPr>
          <w:rFonts w:ascii="Times New Roman" w:hAnsi="Times New Roman" w:cs="Times New Roman"/>
          <w:sz w:val="24"/>
          <w:szCs w:val="24"/>
        </w:rPr>
        <w:t>, which</w:t>
      </w:r>
      <w:r w:rsidR="000C16F2">
        <w:rPr>
          <w:rFonts w:ascii="Times New Roman" w:hAnsi="Times New Roman" w:cs="Times New Roman"/>
          <w:sz w:val="24"/>
          <w:szCs w:val="24"/>
        </w:rPr>
        <w:t xml:space="preserve"> are </w:t>
      </w:r>
      <w:r w:rsidR="000F4D51">
        <w:rPr>
          <w:rFonts w:ascii="Times New Roman" w:hAnsi="Times New Roman" w:cs="Times New Roman"/>
          <w:sz w:val="24"/>
          <w:szCs w:val="24"/>
        </w:rPr>
        <w:t>double</w:t>
      </w:r>
      <w:r w:rsidR="003A41AC">
        <w:rPr>
          <w:rFonts w:ascii="Times New Roman" w:hAnsi="Times New Roman" w:cs="Times New Roman"/>
          <w:sz w:val="24"/>
          <w:szCs w:val="24"/>
        </w:rPr>
        <w:t>-</w:t>
      </w:r>
      <w:r w:rsidR="000F4D51">
        <w:rPr>
          <w:rFonts w:ascii="Times New Roman" w:hAnsi="Times New Roman" w:cs="Times New Roman"/>
          <w:sz w:val="24"/>
          <w:szCs w:val="24"/>
        </w:rPr>
        <w:t>normal</w:t>
      </w:r>
      <w:r w:rsidR="006572EC">
        <w:rPr>
          <w:rFonts w:ascii="Times New Roman" w:hAnsi="Times New Roman" w:cs="Times New Roman"/>
          <w:sz w:val="24"/>
          <w:szCs w:val="24"/>
        </w:rPr>
        <w:t xml:space="preserve"> parameterized to be logistic</w:t>
      </w:r>
      <w:r w:rsidR="003A41AC">
        <w:rPr>
          <w:rFonts w:ascii="Times New Roman" w:hAnsi="Times New Roman" w:cs="Times New Roman"/>
          <w:sz w:val="24"/>
          <w:szCs w:val="24"/>
        </w:rPr>
        <w:t>-</w:t>
      </w:r>
      <w:r w:rsidR="006572EC">
        <w:rPr>
          <w:rFonts w:ascii="Times New Roman" w:hAnsi="Times New Roman" w:cs="Times New Roman"/>
          <w:sz w:val="24"/>
          <w:szCs w:val="24"/>
        </w:rPr>
        <w:t>shaped</w:t>
      </w:r>
      <w:r w:rsidR="000C16F2">
        <w:rPr>
          <w:rFonts w:ascii="Times New Roman" w:hAnsi="Times New Roman" w:cs="Times New Roman"/>
          <w:sz w:val="24"/>
          <w:szCs w:val="24"/>
        </w:rPr>
        <w:t>.</w:t>
      </w:r>
      <w:bookmarkEnd w:id="24"/>
    </w:p>
    <w:p w14:paraId="7F72493C" w14:textId="5A7B18B5" w:rsidR="00F969E8" w:rsidRDefault="00F969E8" w:rsidP="00F969E8">
      <w:pPr>
        <w:pStyle w:val="NoSpacing"/>
        <w:rPr>
          <w:rFonts w:ascii="Times New Roman" w:hAnsi="Times New Roman" w:cs="Times New Roman"/>
          <w:sz w:val="24"/>
          <w:szCs w:val="24"/>
        </w:rPr>
      </w:pPr>
    </w:p>
    <w:p w14:paraId="2A8EBC50" w14:textId="382DEE9E" w:rsidR="00F969E8" w:rsidRPr="00EE690E" w:rsidRDefault="004A78EE" w:rsidP="00F969E8">
      <w:pPr>
        <w:pStyle w:val="Heading2"/>
        <w:rPr>
          <w:rFonts w:ascii="Times New Roman" w:hAnsi="Times New Roman" w:cs="Times New Roman"/>
          <w:sz w:val="24"/>
          <w:szCs w:val="24"/>
        </w:rPr>
      </w:pPr>
      <w:r>
        <w:rPr>
          <w:rFonts w:ascii="Times New Roman" w:hAnsi="Times New Roman" w:cs="Times New Roman"/>
          <w:sz w:val="24"/>
          <w:szCs w:val="24"/>
        </w:rPr>
        <w:t xml:space="preserve">2.2 </w:t>
      </w:r>
      <w:r w:rsidR="00F969E8">
        <w:rPr>
          <w:rFonts w:ascii="Times New Roman" w:hAnsi="Times New Roman" w:cs="Times New Roman"/>
          <w:sz w:val="24"/>
          <w:szCs w:val="24"/>
        </w:rPr>
        <w:t>Simulated f</w:t>
      </w:r>
      <w:r w:rsidR="00F969E8" w:rsidRPr="00F969E8">
        <w:rPr>
          <w:rFonts w:ascii="Times New Roman" w:hAnsi="Times New Roman" w:cs="Times New Roman"/>
          <w:sz w:val="24"/>
          <w:szCs w:val="24"/>
        </w:rPr>
        <w:t>ishing model</w:t>
      </w:r>
    </w:p>
    <w:p w14:paraId="5E45AEF5" w14:textId="7AD0B4CC" w:rsidR="005E6C28" w:rsidRDefault="00A40DA4" w:rsidP="005E6C28">
      <w:pPr>
        <w:pStyle w:val="NoSpacing"/>
        <w:rPr>
          <w:rFonts w:ascii="Times New Roman" w:hAnsi="Times New Roman" w:cs="Times New Roman"/>
          <w:sz w:val="24"/>
          <w:szCs w:val="24"/>
        </w:rPr>
      </w:pPr>
      <w:r>
        <w:rPr>
          <w:rFonts w:ascii="Times New Roman" w:hAnsi="Times New Roman" w:cs="Times New Roman"/>
          <w:sz w:val="24"/>
          <w:szCs w:val="24"/>
        </w:rPr>
        <w:t xml:space="preserve">Notably, the ss3sim framework is </w:t>
      </w:r>
      <w:r w:rsidR="0035597D">
        <w:rPr>
          <w:rFonts w:ascii="Times New Roman" w:hAnsi="Times New Roman" w:cs="Times New Roman"/>
          <w:sz w:val="24"/>
          <w:szCs w:val="24"/>
        </w:rPr>
        <w:t xml:space="preserve">not spatially explicit. </w:t>
      </w:r>
      <w:r w:rsidR="00DF3E8A">
        <w:rPr>
          <w:rFonts w:ascii="Times New Roman" w:hAnsi="Times New Roman" w:cs="Times New Roman"/>
          <w:sz w:val="24"/>
          <w:szCs w:val="24"/>
        </w:rPr>
        <w:t>To ch</w:t>
      </w:r>
      <w:r w:rsidR="003E4147">
        <w:rPr>
          <w:rFonts w:ascii="Times New Roman" w:hAnsi="Times New Roman" w:cs="Times New Roman"/>
          <w:sz w:val="24"/>
          <w:szCs w:val="24"/>
        </w:rPr>
        <w:t xml:space="preserve">aracterize a fishing model that allows fishers to choose different </w:t>
      </w:r>
      <w:r w:rsidR="00DF5C37">
        <w:rPr>
          <w:rFonts w:ascii="Times New Roman" w:hAnsi="Times New Roman" w:cs="Times New Roman"/>
          <w:sz w:val="24"/>
          <w:szCs w:val="24"/>
        </w:rPr>
        <w:t>areas</w:t>
      </w:r>
      <w:r w:rsidR="003E4147">
        <w:rPr>
          <w:rFonts w:ascii="Times New Roman" w:hAnsi="Times New Roman" w:cs="Times New Roman"/>
          <w:sz w:val="24"/>
          <w:szCs w:val="24"/>
        </w:rPr>
        <w:t xml:space="preserve">, we must </w:t>
      </w:r>
      <w:r w:rsidR="00DF3E8A">
        <w:rPr>
          <w:rFonts w:ascii="Times New Roman" w:hAnsi="Times New Roman" w:cs="Times New Roman"/>
          <w:sz w:val="24"/>
          <w:szCs w:val="24"/>
        </w:rPr>
        <w:t>distribute</w:t>
      </w:r>
      <w:r w:rsidR="003E4147">
        <w:rPr>
          <w:rFonts w:ascii="Times New Roman" w:hAnsi="Times New Roman" w:cs="Times New Roman"/>
          <w:sz w:val="24"/>
          <w:szCs w:val="24"/>
        </w:rPr>
        <w:t xml:space="preserve"> total</w:t>
      </w:r>
      <w:r w:rsidR="00DF3E8A">
        <w:rPr>
          <w:rFonts w:ascii="Times New Roman" w:hAnsi="Times New Roman" w:cs="Times New Roman"/>
          <w:sz w:val="24"/>
          <w:szCs w:val="24"/>
        </w:rPr>
        <w:t xml:space="preserve"> abundance</w:t>
      </w:r>
      <w:r w:rsidR="004E323D">
        <w:rPr>
          <w:rFonts w:ascii="Times New Roman" w:hAnsi="Times New Roman" w:cs="Times New Roman"/>
          <w:sz w:val="24"/>
          <w:szCs w:val="24"/>
        </w:rPr>
        <w:t xml:space="preserve"> in year </w:t>
      </w:r>
      <w:r w:rsidR="004E323D">
        <w:rPr>
          <w:rFonts w:ascii="Times New Roman" w:hAnsi="Times New Roman" w:cs="Times New Roman"/>
          <w:i/>
          <w:sz w:val="24"/>
          <w:szCs w:val="24"/>
        </w:rPr>
        <w:t>y</w:t>
      </w:r>
      <w:r w:rsidR="004E323D">
        <w:rPr>
          <w:rFonts w:ascii="Times New Roman" w:hAnsi="Times New Roman" w:cs="Times New Roman"/>
          <w:sz w:val="24"/>
          <w:szCs w:val="24"/>
        </w:rPr>
        <w:t xml:space="preserve"> </w:t>
      </w:r>
      <w:r w:rsidR="00AD53C7">
        <w:rPr>
          <w:rFonts w:ascii="Times New Roman" w:hAnsi="Times New Roman" w:cs="Times New Roman"/>
          <w:sz w:val="24"/>
          <w:szCs w:val="24"/>
        </w:rPr>
        <w:t xml:space="preserve">available to the fishery </w:t>
      </w:r>
      <m:oMath>
        <m:sSubSup>
          <m:sSubSupPr>
            <m:ctrlPr>
              <w:rPr>
                <w:rFonts w:ascii="Cambria Math" w:eastAsiaTheme="minorEastAsia" w:hAnsi="Cambria Math" w:cs="Times New Roman"/>
                <w:i/>
                <w:sz w:val="24"/>
                <w:szCs w:val="24"/>
              </w:rPr>
            </m:ctrlPr>
          </m:sSubSupPr>
          <m:e>
            <m:r>
              <w:rPr>
                <w:rFonts w:ascii="Cambria Math" w:eastAsiaTheme="minorEastAsia" w:hAnsi="Cambria Math"/>
                <w:sz w:val="24"/>
                <w:szCs w:val="24"/>
              </w:rPr>
              <m:t>A</m:t>
            </m:r>
            <m:ctrlPr>
              <w:rPr>
                <w:rFonts w:ascii="Cambria Math" w:eastAsiaTheme="minorEastAsia" w:hAnsi="Cambria Math"/>
                <w:i/>
                <w:sz w:val="24"/>
                <w:szCs w:val="24"/>
              </w:rPr>
            </m:ctrlPr>
          </m:e>
          <m:sub>
            <m:r>
              <w:rPr>
                <w:rFonts w:ascii="Cambria Math" w:eastAsiaTheme="minorEastAsia" w:hAnsi="Cambria Math"/>
                <w:sz w:val="24"/>
                <w:szCs w:val="24"/>
              </w:rPr>
              <m:t>y</m:t>
            </m:r>
          </m:sub>
          <m:sup>
            <m:r>
              <w:rPr>
                <w:rFonts w:ascii="Cambria Math" w:eastAsiaTheme="minorEastAsia" w:hAnsi="Cambria Math"/>
                <w:sz w:val="24"/>
                <w:szCs w:val="24"/>
              </w:rPr>
              <m:t>f</m:t>
            </m:r>
            <m:ctrlPr>
              <w:rPr>
                <w:rFonts w:ascii="Cambria Math" w:eastAsiaTheme="minorEastAsia" w:hAnsi="Cambria Math"/>
                <w:i/>
                <w:sz w:val="24"/>
                <w:szCs w:val="24"/>
              </w:rPr>
            </m:ctrlPr>
          </m:sup>
        </m:sSubSup>
        <m:r>
          <w:rPr>
            <w:rFonts w:ascii="Cambria Math" w:eastAsiaTheme="minorEastAsia" w:hAnsi="Cambria Math"/>
            <w:sz w:val="24"/>
            <w:szCs w:val="24"/>
          </w:rPr>
          <m:t xml:space="preserve"> </m:t>
        </m:r>
      </m:oMath>
      <w:r w:rsidR="00DF3E8A">
        <w:rPr>
          <w:rFonts w:ascii="Times New Roman" w:hAnsi="Times New Roman" w:cs="Times New Roman"/>
          <w:sz w:val="24"/>
          <w:szCs w:val="24"/>
        </w:rPr>
        <w:t>across a defined spatial grid</w:t>
      </w:r>
      <w:r w:rsidR="00FB0261">
        <w:rPr>
          <w:rFonts w:ascii="Times New Roman" w:hAnsi="Times New Roman" w:cs="Times New Roman"/>
          <w:sz w:val="24"/>
          <w:szCs w:val="24"/>
        </w:rPr>
        <w:t>.</w:t>
      </w:r>
      <w:del w:id="25" w:author="Allen.Chen" w:date="2025-03-11T10:37:00Z">
        <w:r w:rsidR="00FB0261" w:rsidDel="004B4807">
          <w:rPr>
            <w:rFonts w:ascii="Times New Roman" w:hAnsi="Times New Roman" w:cs="Times New Roman"/>
            <w:sz w:val="24"/>
            <w:szCs w:val="24"/>
          </w:rPr>
          <w:delText xml:space="preserve"> </w:delText>
        </w:r>
      </w:del>
      <w:ins w:id="26" w:author="Allen.Chen" w:date="2025-03-11T10:37:00Z">
        <w:r w:rsidR="004B4807">
          <w:rPr>
            <w:rFonts w:ascii="Times New Roman" w:hAnsi="Times New Roman" w:cs="Times New Roman"/>
            <w:sz w:val="24"/>
            <w:szCs w:val="24"/>
          </w:rPr>
          <w:t xml:space="preserve"> </w:t>
        </w:r>
      </w:ins>
      <w:r w:rsidR="00F765DA">
        <w:rPr>
          <w:rFonts w:ascii="Times New Roman" w:hAnsi="Times New Roman" w:cs="Times New Roman"/>
          <w:sz w:val="24"/>
          <w:szCs w:val="24"/>
        </w:rPr>
        <w:t>We assign e</w:t>
      </w:r>
      <w:r w:rsidR="00FB0261">
        <w:rPr>
          <w:rFonts w:ascii="Times New Roman" w:hAnsi="Times New Roman" w:cs="Times New Roman"/>
          <w:sz w:val="24"/>
          <w:szCs w:val="24"/>
        </w:rPr>
        <w:t xml:space="preserve">ach grid cell </w:t>
      </w:r>
      <w:r w:rsidR="002F610A">
        <w:rPr>
          <w:rFonts w:ascii="Times New Roman" w:hAnsi="Times New Roman" w:cs="Times New Roman"/>
          <w:i/>
          <w:sz w:val="24"/>
          <w:szCs w:val="24"/>
        </w:rPr>
        <w:t xml:space="preserve">j </w:t>
      </w:r>
      <w:r w:rsidR="00FB0261">
        <w:rPr>
          <w:rFonts w:ascii="Times New Roman" w:hAnsi="Times New Roman" w:cs="Times New Roman"/>
          <w:sz w:val="24"/>
          <w:szCs w:val="24"/>
        </w:rPr>
        <w:t xml:space="preserve">a </w:t>
      </w:r>
      <w:del w:id="27" w:author="Allen.Chen" w:date="2025-03-10T18:30:00Z">
        <w:r w:rsidR="00FB0261" w:rsidDel="0040281E">
          <w:rPr>
            <w:rFonts w:ascii="Times New Roman" w:hAnsi="Times New Roman" w:cs="Times New Roman"/>
            <w:sz w:val="24"/>
            <w:szCs w:val="24"/>
          </w:rPr>
          <w:delText xml:space="preserve">proportional </w:delText>
        </w:r>
      </w:del>
      <w:ins w:id="28" w:author="Allen.Chen" w:date="2025-03-10T18:30:00Z">
        <w:r w:rsidR="0040281E">
          <w:rPr>
            <w:rFonts w:ascii="Times New Roman" w:hAnsi="Times New Roman" w:cs="Times New Roman"/>
            <w:sz w:val="24"/>
            <w:szCs w:val="24"/>
          </w:rPr>
          <w:t xml:space="preserve">relative </w:t>
        </w:r>
      </w:ins>
      <w:r w:rsidR="00FB0261">
        <w:rPr>
          <w:rFonts w:ascii="Times New Roman" w:hAnsi="Times New Roman" w:cs="Times New Roman"/>
          <w:sz w:val="24"/>
          <w:szCs w:val="24"/>
        </w:rPr>
        <w:t>abundance</w:t>
      </w:r>
      <w:r w:rsidR="00F765DA">
        <w:rPr>
          <w:rFonts w:ascii="Times New Roman" w:hAnsi="Times New Roman" w:cs="Times New Roman"/>
          <w:sz w:val="24"/>
          <w:szCs w:val="24"/>
        </w:rPr>
        <w:t>,</w:t>
      </w:r>
      <w:r w:rsidR="00003240">
        <w:rPr>
          <w:rFonts w:ascii="Times New Roman" w:hAnsi="Times New Roman" w:cs="Times New Roman"/>
          <w:sz w:val="24"/>
          <w:szCs w:val="24"/>
        </w:rPr>
        <w:t xml:space="preserve"> parameterized by</w:t>
      </w:r>
      <w:r w:rsidR="008D12F6">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jy</m:t>
            </m:r>
          </m:sub>
        </m:sSub>
      </m:oMath>
      <w:r w:rsidR="00FB0261">
        <w:rPr>
          <w:rFonts w:ascii="Times New Roman" w:hAnsi="Times New Roman" w:cs="Times New Roman"/>
          <w:sz w:val="24"/>
          <w:szCs w:val="24"/>
        </w:rPr>
        <w:t xml:space="preserve"> wh</w:t>
      </w:r>
      <w:r w:rsidR="008D12F6">
        <w:rPr>
          <w:rFonts w:ascii="Times New Roman" w:hAnsi="Times New Roman" w:cs="Times New Roman"/>
          <w:sz w:val="24"/>
          <w:szCs w:val="24"/>
        </w:rPr>
        <w:t xml:space="preserve">ose sum is </w:t>
      </w:r>
      <w:ins w:id="29" w:author="Allen.Chen" w:date="2025-03-10T17:55:00Z">
        <w:r w:rsidR="003847C6">
          <w:rPr>
            <w:rFonts w:ascii="Times New Roman" w:hAnsi="Times New Roman" w:cs="Times New Roman"/>
            <w:sz w:val="24"/>
            <w:szCs w:val="24"/>
          </w:rPr>
          <w:t>equal to a scalar with</w:t>
        </w:r>
      </w:ins>
      <w:del w:id="30" w:author="Allen.Chen" w:date="2025-03-10T17:55:00Z">
        <w:r w:rsidR="00943BA0" w:rsidDel="003847C6">
          <w:rPr>
            <w:rFonts w:ascii="Times New Roman" w:hAnsi="Times New Roman" w:cs="Times New Roman"/>
            <w:sz w:val="24"/>
            <w:szCs w:val="24"/>
          </w:rPr>
          <w:delText>a</w:delText>
        </w:r>
      </w:del>
      <w:r w:rsidR="00943BA0">
        <w:rPr>
          <w:rFonts w:ascii="Times New Roman" w:hAnsi="Times New Roman" w:cs="Times New Roman"/>
          <w:sz w:val="24"/>
          <w:szCs w:val="24"/>
        </w:rPr>
        <w:t xml:space="preserve"> </w:t>
      </w:r>
      <w:r w:rsidR="00003240">
        <w:rPr>
          <w:rFonts w:ascii="Times New Roman" w:hAnsi="Times New Roman" w:cs="Times New Roman"/>
          <w:sz w:val="24"/>
          <w:szCs w:val="24"/>
        </w:rPr>
        <w:t>constant</w:t>
      </w:r>
      <w:r w:rsidR="00943BA0">
        <w:rPr>
          <w:rFonts w:ascii="Times New Roman" w:hAnsi="Times New Roman" w:cs="Times New Roman"/>
          <w:sz w:val="24"/>
          <w:szCs w:val="24"/>
        </w:rPr>
        <w:t xml:space="preserve"> value</w:t>
      </w:r>
      <w:r w:rsidR="00197EF4">
        <w:rPr>
          <w:rFonts w:ascii="Times New Roman" w:hAnsi="Times New Roman" w:cs="Times New Roman"/>
          <w:sz w:val="24"/>
          <w:szCs w:val="24"/>
        </w:rPr>
        <w:t xml:space="preserve"> </w:t>
      </w:r>
      <w:r w:rsidR="008D12F6">
        <w:rPr>
          <w:rFonts w:ascii="Times New Roman" w:hAnsi="Times New Roman" w:cs="Times New Roman"/>
          <w:sz w:val="24"/>
          <w:szCs w:val="24"/>
        </w:rPr>
        <w:t xml:space="preserve">over </w:t>
      </w:r>
      <w:r w:rsidR="002F610A">
        <w:rPr>
          <w:rFonts w:ascii="Times New Roman" w:hAnsi="Times New Roman" w:cs="Times New Roman"/>
          <w:sz w:val="24"/>
          <w:szCs w:val="24"/>
        </w:rPr>
        <w:t xml:space="preserve">all </w:t>
      </w:r>
      <w:r w:rsidR="008D12F6">
        <w:rPr>
          <w:rFonts w:ascii="Times New Roman" w:hAnsi="Times New Roman" w:cs="Times New Roman"/>
          <w:sz w:val="24"/>
          <w:szCs w:val="24"/>
        </w:rPr>
        <w:t>years</w:t>
      </w:r>
      <w:r w:rsidR="00FB0261">
        <w:rPr>
          <w:rFonts w:ascii="Times New Roman" w:hAnsi="Times New Roman" w:cs="Times New Roman"/>
          <w:sz w:val="24"/>
          <w:szCs w:val="24"/>
        </w:rPr>
        <w:t xml:space="preserve">, and we multiply these </w:t>
      </w:r>
      <m:oMath>
        <m:sSub>
          <m:sSubPr>
            <m:ctrlPr>
              <w:ins w:id="31" w:author="Allen.Chen" w:date="2025-03-11T15:53:00Z">
                <w:rPr>
                  <w:rFonts w:ascii="Cambria Math" w:eastAsiaTheme="minorEastAsia" w:hAnsi="Cambria Math" w:cs="Times New Roman"/>
                  <w:i/>
                  <w:sz w:val="24"/>
                  <w:szCs w:val="24"/>
                </w:rPr>
              </w:ins>
            </m:ctrlPr>
          </m:sSubPr>
          <m:e>
            <m:r>
              <w:ins w:id="32" w:author="Allen.Chen" w:date="2025-03-11T15:53:00Z">
                <w:rPr>
                  <w:rFonts w:ascii="Cambria Math" w:eastAsiaTheme="minorEastAsia" w:hAnsi="Cambria Math" w:cs="Times New Roman"/>
                  <w:sz w:val="24"/>
                  <w:szCs w:val="24"/>
                </w:rPr>
                <m:t>β</m:t>
              </w:ins>
            </m:r>
          </m:e>
          <m:sub>
            <m:r>
              <w:ins w:id="33" w:author="Allen.Chen" w:date="2025-03-11T15:53:00Z">
                <w:rPr>
                  <w:rFonts w:ascii="Cambria Math" w:eastAsiaTheme="minorEastAsia" w:hAnsi="Cambria Math" w:cs="Times New Roman"/>
                  <w:sz w:val="24"/>
                  <w:szCs w:val="24"/>
                </w:rPr>
                <m:t>jy</m:t>
              </w:ins>
            </m:r>
          </m:sub>
        </m:sSub>
      </m:oMath>
      <w:ins w:id="34" w:author="Allen.Chen" w:date="2025-03-11T15:53:00Z">
        <w:r w:rsidR="004452C3">
          <w:rPr>
            <w:rFonts w:ascii="Times New Roman" w:eastAsiaTheme="minorEastAsia" w:hAnsi="Times New Roman" w:cs="Times New Roman"/>
            <w:sz w:val="24"/>
            <w:szCs w:val="24"/>
          </w:rPr>
          <w:t xml:space="preserve"> </w:t>
        </w:r>
      </w:ins>
      <w:del w:id="35" w:author="Allen.Chen" w:date="2025-03-11T15:53:00Z">
        <w:r w:rsidR="00FB0261" w:rsidDel="004452C3">
          <w:rPr>
            <w:rFonts w:ascii="Times New Roman" w:hAnsi="Times New Roman" w:cs="Times New Roman"/>
            <w:sz w:val="24"/>
            <w:szCs w:val="24"/>
          </w:rPr>
          <w:delText xml:space="preserve">proportions </w:delText>
        </w:r>
      </w:del>
      <w:r w:rsidR="00FB0261">
        <w:rPr>
          <w:rFonts w:ascii="Times New Roman" w:hAnsi="Times New Roman" w:cs="Times New Roman"/>
          <w:sz w:val="24"/>
          <w:szCs w:val="24"/>
        </w:rPr>
        <w:t xml:space="preserve">by the total “true abundance” </w:t>
      </w:r>
      <m:oMath>
        <m:sSubSup>
          <m:sSubSupPr>
            <m:ctrlPr>
              <w:rPr>
                <w:rFonts w:ascii="Cambria Math" w:eastAsiaTheme="minorEastAsia" w:hAnsi="Cambria Math" w:cs="Times New Roman"/>
                <w:i/>
                <w:sz w:val="24"/>
                <w:szCs w:val="24"/>
              </w:rPr>
            </m:ctrlPr>
          </m:sSubSupPr>
          <m:e>
            <m:r>
              <w:rPr>
                <w:rFonts w:ascii="Cambria Math" w:eastAsiaTheme="minorEastAsia" w:hAnsi="Cambria Math"/>
                <w:sz w:val="24"/>
                <w:szCs w:val="24"/>
              </w:rPr>
              <m:t>A</m:t>
            </m:r>
            <m:ctrlPr>
              <w:rPr>
                <w:rFonts w:ascii="Cambria Math" w:eastAsiaTheme="minorEastAsia" w:hAnsi="Cambria Math"/>
                <w:i/>
                <w:sz w:val="24"/>
                <w:szCs w:val="24"/>
              </w:rPr>
            </m:ctrlPr>
          </m:e>
          <m:sub>
            <m:r>
              <w:rPr>
                <w:rFonts w:ascii="Cambria Math" w:eastAsiaTheme="minorEastAsia" w:hAnsi="Cambria Math"/>
                <w:sz w:val="24"/>
                <w:szCs w:val="24"/>
              </w:rPr>
              <m:t xml:space="preserve">y </m:t>
            </m:r>
          </m:sub>
          <m:sup>
            <m:r>
              <w:rPr>
                <w:rFonts w:ascii="Cambria Math" w:eastAsiaTheme="minorEastAsia" w:hAnsi="Cambria Math"/>
                <w:sz w:val="24"/>
                <w:szCs w:val="24"/>
              </w:rPr>
              <m:t>t</m:t>
            </m:r>
            <m:ctrlPr>
              <w:rPr>
                <w:rFonts w:ascii="Cambria Math" w:eastAsiaTheme="minorEastAsia" w:hAnsi="Cambria Math"/>
                <w:i/>
                <w:sz w:val="24"/>
                <w:szCs w:val="24"/>
              </w:rPr>
            </m:ctrlPr>
          </m:sup>
        </m:sSubSup>
      </m:oMath>
      <w:r w:rsidR="002F610A">
        <w:rPr>
          <w:rFonts w:ascii="Times New Roman" w:hAnsi="Times New Roman" w:cs="Times New Roman"/>
          <w:sz w:val="24"/>
          <w:szCs w:val="24"/>
        </w:rPr>
        <w:t>for that year</w:t>
      </w:r>
      <w:r w:rsidR="00FB0261">
        <w:rPr>
          <w:rFonts w:ascii="Times New Roman" w:hAnsi="Times New Roman" w:cs="Times New Roman"/>
          <w:sz w:val="24"/>
          <w:szCs w:val="24"/>
        </w:rPr>
        <w:t>.</w:t>
      </w:r>
      <w:ins w:id="36" w:author="Allen.Chen" w:date="2025-03-10T17:56:00Z">
        <w:r w:rsidR="003847C6">
          <w:rPr>
            <w:rFonts w:ascii="Times New Roman" w:hAnsi="Times New Roman" w:cs="Times New Roman"/>
            <w:sz w:val="24"/>
            <w:szCs w:val="24"/>
          </w:rPr>
          <w:t xml:space="preserve"> </w:t>
        </w:r>
      </w:ins>
      <w:del w:id="37" w:author="Allen.Chen" w:date="2025-03-10T17:56:00Z">
        <w:r w:rsidR="003E4147" w:rsidDel="003847C6">
          <w:rPr>
            <w:rFonts w:ascii="Times New Roman" w:hAnsi="Times New Roman" w:cs="Times New Roman"/>
            <w:sz w:val="24"/>
            <w:szCs w:val="24"/>
          </w:rPr>
          <w:delText xml:space="preserve"> </w:delText>
        </w:r>
      </w:del>
      <w:del w:id="38" w:author="Allen.Chen" w:date="2025-03-10T17:53:00Z">
        <w:r w:rsidR="008D12F6" w:rsidDel="003847C6">
          <w:rPr>
            <w:rFonts w:ascii="Times New Roman" w:hAnsi="Times New Roman" w:cs="Times New Roman"/>
            <w:sz w:val="24"/>
            <w:szCs w:val="24"/>
          </w:rPr>
          <w:delText xml:space="preserve"> </w:delText>
        </w:r>
      </w:del>
      <w:r w:rsidR="008D12F6">
        <w:rPr>
          <w:rFonts w:ascii="Times New Roman" w:hAnsi="Times New Roman" w:cs="Times New Roman"/>
          <w:sz w:val="24"/>
          <w:szCs w:val="24"/>
        </w:rPr>
        <w:t xml:space="preserve">Thus, the only factor changing relative abundance </w:t>
      </w:r>
      <w:r w:rsidR="00943BA0">
        <w:rPr>
          <w:rFonts w:ascii="Times New Roman" w:hAnsi="Times New Roman" w:cs="Times New Roman"/>
          <w:sz w:val="24"/>
          <w:szCs w:val="24"/>
        </w:rPr>
        <w:t xml:space="preserve">across </w:t>
      </w:r>
      <w:r w:rsidR="008D12F6">
        <w:rPr>
          <w:rFonts w:ascii="Times New Roman" w:hAnsi="Times New Roman" w:cs="Times New Roman"/>
          <w:sz w:val="24"/>
          <w:szCs w:val="24"/>
        </w:rPr>
        <w:t xml:space="preserve">years is a </w:t>
      </w:r>
      <w:r w:rsidR="005E6C28">
        <w:rPr>
          <w:rFonts w:ascii="Times New Roman" w:eastAsiaTheme="minorEastAsia" w:hAnsi="Times New Roman" w:cs="Times New Roman"/>
          <w:sz w:val="24"/>
          <w:szCs w:val="24"/>
        </w:rPr>
        <w:t xml:space="preserve">factor scaling total </w:t>
      </w:r>
      <w:r w:rsidR="004E323D">
        <w:rPr>
          <w:rFonts w:ascii="Times New Roman" w:eastAsiaTheme="minorEastAsia" w:hAnsi="Times New Roman" w:cs="Times New Roman"/>
          <w:sz w:val="24"/>
          <w:szCs w:val="24"/>
        </w:rPr>
        <w:t xml:space="preserve">operating </w:t>
      </w:r>
      <w:r w:rsidR="004E323D">
        <w:rPr>
          <w:rFonts w:ascii="Times New Roman" w:eastAsiaTheme="minorEastAsia" w:hAnsi="Times New Roman" w:cs="Times New Roman"/>
          <w:sz w:val="24"/>
          <w:szCs w:val="24"/>
        </w:rPr>
        <w:lastRenderedPageBreak/>
        <w:t>model</w:t>
      </w:r>
      <w:r w:rsidR="002015A6">
        <w:rPr>
          <w:rFonts w:ascii="Times New Roman" w:eastAsiaTheme="minorEastAsia" w:hAnsi="Times New Roman" w:cs="Times New Roman"/>
          <w:sz w:val="24"/>
          <w:szCs w:val="24"/>
        </w:rPr>
        <w:t xml:space="preserve"> abundance</w:t>
      </w:r>
      <w:r w:rsidR="005E6C28">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sz w:val="24"/>
                <w:szCs w:val="24"/>
              </w:rPr>
              <m:t>A</m:t>
            </m:r>
            <m:ctrlPr>
              <w:rPr>
                <w:rFonts w:ascii="Cambria Math" w:eastAsiaTheme="minorEastAsia" w:hAnsi="Cambria Math"/>
                <w:i/>
                <w:sz w:val="24"/>
                <w:szCs w:val="24"/>
              </w:rPr>
            </m:ctrlPr>
          </m:e>
          <m:sub>
            <m:r>
              <w:rPr>
                <w:rFonts w:ascii="Cambria Math" w:eastAsiaTheme="minorEastAsia" w:hAnsi="Cambria Math"/>
                <w:sz w:val="24"/>
                <w:szCs w:val="24"/>
              </w:rPr>
              <m:t>y</m:t>
            </m:r>
          </m:sub>
          <m:sup>
            <m:r>
              <w:rPr>
                <w:rFonts w:ascii="Cambria Math" w:eastAsiaTheme="minorEastAsia" w:hAnsi="Cambria Math"/>
                <w:sz w:val="24"/>
                <w:szCs w:val="24"/>
              </w:rPr>
              <m:t>t</m:t>
            </m:r>
            <m:ctrlPr>
              <w:rPr>
                <w:rFonts w:ascii="Cambria Math" w:eastAsiaTheme="minorEastAsia" w:hAnsi="Cambria Math"/>
                <w:i/>
                <w:sz w:val="24"/>
                <w:szCs w:val="24"/>
              </w:rPr>
            </m:ctrlPr>
          </m:sup>
        </m:sSubSup>
      </m:oMath>
      <w:r w:rsidR="002015A6">
        <w:rPr>
          <w:rFonts w:ascii="Times New Roman" w:eastAsiaTheme="minorEastAsia" w:hAnsi="Times New Roman" w:cs="Times New Roman"/>
          <w:sz w:val="24"/>
          <w:szCs w:val="24"/>
        </w:rPr>
        <w:t xml:space="preserve"> in year </w:t>
      </w:r>
      <w:r w:rsidR="002015A6">
        <w:rPr>
          <w:rFonts w:ascii="Times New Roman" w:eastAsiaTheme="minorEastAsia" w:hAnsi="Times New Roman" w:cs="Times New Roman"/>
          <w:i/>
          <w:sz w:val="24"/>
          <w:szCs w:val="24"/>
        </w:rPr>
        <w:t>y</w:t>
      </w:r>
      <w:ins w:id="39" w:author="Allen.Chen" w:date="2025-03-10T17:55:00Z">
        <w:r w:rsidR="003847C6">
          <w:rPr>
            <w:rFonts w:ascii="Times New Roman" w:eastAsiaTheme="minorEastAsia" w:hAnsi="Times New Roman" w:cs="Times New Roman"/>
            <w:sz w:val="24"/>
            <w:szCs w:val="24"/>
          </w:rPr>
          <w:t>,</w:t>
        </w:r>
      </w:ins>
      <w:r w:rsidR="002015A6">
        <w:rPr>
          <w:rFonts w:ascii="Times New Roman" w:eastAsiaTheme="minorEastAsia" w:hAnsi="Times New Roman" w:cs="Times New Roman"/>
          <w:i/>
          <w:sz w:val="24"/>
          <w:szCs w:val="24"/>
        </w:rPr>
        <w:t xml:space="preserve"> </w:t>
      </w:r>
      <w:r w:rsidR="005E6C28">
        <w:rPr>
          <w:rFonts w:ascii="Times New Roman" w:eastAsiaTheme="minorEastAsia" w:hAnsi="Times New Roman" w:cs="Times New Roman"/>
          <w:sz w:val="24"/>
          <w:szCs w:val="24"/>
        </w:rPr>
        <w:t xml:space="preserve">from all </w:t>
      </w:r>
      <w:r w:rsidR="005E6C28">
        <w:rPr>
          <w:rFonts w:ascii="Times New Roman" w:eastAsiaTheme="minorEastAsia" w:hAnsi="Times New Roman" w:cs="Times New Roman"/>
          <w:i/>
          <w:sz w:val="24"/>
          <w:szCs w:val="24"/>
        </w:rPr>
        <w:t xml:space="preserve">J </w:t>
      </w:r>
      <w:r w:rsidR="00DF5C37">
        <w:rPr>
          <w:rFonts w:ascii="Times New Roman" w:eastAsiaTheme="minorEastAsia" w:hAnsi="Times New Roman" w:cs="Times New Roman"/>
          <w:sz w:val="24"/>
          <w:szCs w:val="24"/>
        </w:rPr>
        <w:t>area</w:t>
      </w:r>
      <w:r w:rsidR="005E6C28">
        <w:rPr>
          <w:rFonts w:ascii="Times New Roman" w:eastAsiaTheme="minorEastAsia" w:hAnsi="Times New Roman" w:cs="Times New Roman"/>
          <w:sz w:val="24"/>
          <w:szCs w:val="24"/>
        </w:rPr>
        <w:t>s</w:t>
      </w:r>
      <w:ins w:id="40" w:author="Allen.Chen" w:date="2025-03-10T17:56:00Z">
        <w:r w:rsidR="003847C6">
          <w:rPr>
            <w:rFonts w:ascii="Times New Roman" w:eastAsiaTheme="minorEastAsia" w:hAnsi="Times New Roman" w:cs="Times New Roman"/>
            <w:sz w:val="24"/>
            <w:szCs w:val="24"/>
          </w:rPr>
          <w:t>,</w:t>
        </w:r>
      </w:ins>
      <w:r w:rsidR="005E6C28">
        <w:rPr>
          <w:rFonts w:ascii="Times New Roman" w:eastAsiaTheme="minorEastAsia" w:hAnsi="Times New Roman" w:cs="Times New Roman"/>
          <w:sz w:val="24"/>
          <w:szCs w:val="24"/>
        </w:rPr>
        <w:t xml:space="preserve"> </w:t>
      </w:r>
      <w:r w:rsidR="002015A6">
        <w:rPr>
          <w:rFonts w:ascii="Times New Roman" w:eastAsiaTheme="minorEastAsia" w:hAnsi="Times New Roman" w:cs="Times New Roman"/>
          <w:sz w:val="24"/>
          <w:szCs w:val="24"/>
        </w:rPr>
        <w:t xml:space="preserve">relative to the </w:t>
      </w:r>
      <w:r w:rsidR="007C517D">
        <w:rPr>
          <w:rFonts w:ascii="Times New Roman" w:eastAsiaTheme="minorEastAsia" w:hAnsi="Times New Roman" w:cs="Times New Roman"/>
          <w:sz w:val="24"/>
          <w:szCs w:val="24"/>
        </w:rPr>
        <w:t xml:space="preserve">true </w:t>
      </w:r>
      <w:r w:rsidR="002015A6">
        <w:rPr>
          <w:rFonts w:ascii="Times New Roman" w:eastAsiaTheme="minorEastAsia" w:hAnsi="Times New Roman" w:cs="Times New Roman"/>
          <w:sz w:val="24"/>
          <w:szCs w:val="24"/>
        </w:rPr>
        <w:t xml:space="preserve">mean </w:t>
      </w:r>
      <w:r w:rsidR="004E323D">
        <w:rPr>
          <w:rFonts w:ascii="Times New Roman" w:eastAsiaTheme="minorEastAsia" w:hAnsi="Times New Roman" w:cs="Times New Roman"/>
          <w:sz w:val="24"/>
          <w:szCs w:val="24"/>
        </w:rPr>
        <w:t>across</w:t>
      </w:r>
      <w:r w:rsidR="002015A6">
        <w:rPr>
          <w:rFonts w:ascii="Times New Roman" w:eastAsiaTheme="minorEastAsia" w:hAnsi="Times New Roman" w:cs="Times New Roman"/>
          <w:sz w:val="24"/>
          <w:szCs w:val="24"/>
        </w:rPr>
        <w:t xml:space="preserve"> </w:t>
      </w:r>
      <w:proofErr w:type="gramStart"/>
      <w:r w:rsidR="002015A6">
        <w:rPr>
          <w:rFonts w:ascii="Times New Roman" w:eastAsiaTheme="minorEastAsia" w:hAnsi="Times New Roman" w:cs="Times New Roman"/>
          <w:sz w:val="24"/>
          <w:szCs w:val="24"/>
        </w:rPr>
        <w:t xml:space="preserve">years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sz w:val="24"/>
                <w:szCs w:val="24"/>
              </w:rPr>
              <m:t>μ</m:t>
            </m:r>
            <m:ctrlPr>
              <w:rPr>
                <w:rFonts w:ascii="Cambria Math" w:eastAsiaTheme="minorEastAsia" w:hAnsi="Cambria Math"/>
                <w:i/>
                <w:sz w:val="24"/>
                <w:szCs w:val="24"/>
              </w:rPr>
            </m:ctrlPr>
          </m:e>
          <m:sub>
            <m:r>
              <w:rPr>
                <w:rFonts w:ascii="Cambria Math" w:eastAsiaTheme="minorEastAsia" w:hAnsi="Cambria Math"/>
                <w:sz w:val="24"/>
                <w:szCs w:val="24"/>
              </w:rPr>
              <m:t>A</m:t>
            </m:r>
          </m:sub>
        </m:sSub>
      </m:oMath>
      <w:del w:id="41" w:author="Allen.Chen" w:date="2025-03-10T17:56:00Z">
        <w:r w:rsidR="002015A6" w:rsidDel="003847C6">
          <w:rPr>
            <w:rFonts w:ascii="Times New Roman" w:eastAsiaTheme="minorEastAsia" w:hAnsi="Times New Roman" w:cs="Times New Roman"/>
            <w:sz w:val="24"/>
            <w:szCs w:val="24"/>
          </w:rPr>
          <w:delText xml:space="preserve"> as a base</w:delText>
        </w:r>
      </w:del>
      <w:r w:rsidR="00FB0261">
        <w:rPr>
          <w:rFonts w:ascii="Times New Roman" w:eastAsiaTheme="minorEastAsia" w:hAnsi="Times New Roman" w:cs="Times New Roman"/>
          <w:sz w:val="24"/>
          <w:szCs w:val="24"/>
        </w:rPr>
        <w:t>:</w:t>
      </w:r>
    </w:p>
    <w:p w14:paraId="7E21D69B" w14:textId="151ACC16" w:rsidR="005E6C28" w:rsidRPr="00B4207D" w:rsidRDefault="005E6C28" w:rsidP="005E6C28">
      <w:pPr>
        <w:pStyle w:val="NoSpacing"/>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E6C28" w:rsidRPr="00B4207D" w14:paraId="1C7BCCF9" w14:textId="77777777" w:rsidTr="007776F4">
        <w:tc>
          <w:tcPr>
            <w:tcW w:w="350" w:type="pct"/>
          </w:tcPr>
          <w:p w14:paraId="7332F476" w14:textId="77777777" w:rsidR="005E6C28" w:rsidRPr="00B4207D" w:rsidRDefault="005E6C28" w:rsidP="007776F4">
            <w:pPr>
              <w:pStyle w:val="NoSpacing"/>
              <w:rPr>
                <w:rFonts w:eastAsiaTheme="minorEastAsia"/>
                <w:sz w:val="24"/>
                <w:szCs w:val="24"/>
              </w:rPr>
            </w:pPr>
          </w:p>
        </w:tc>
        <w:tc>
          <w:tcPr>
            <w:tcW w:w="4300" w:type="pct"/>
          </w:tcPr>
          <w:p w14:paraId="04D95253" w14:textId="2FFF6962" w:rsidR="005E6C28" w:rsidRPr="00B4207D" w:rsidRDefault="00B935FD" w:rsidP="00943BA0">
            <w:pPr>
              <w:pStyle w:val="NoSpacing"/>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A</m:t>
                    </m:r>
                  </m:e>
                  <m:sub>
                    <m:r>
                      <w:rPr>
                        <w:rFonts w:ascii="Cambria Math" w:eastAsiaTheme="minorEastAsia" w:hAnsi="Cambria Math"/>
                        <w:sz w:val="24"/>
                        <w:szCs w:val="24"/>
                      </w:rPr>
                      <m:t>y</m:t>
                    </m:r>
                  </m:sub>
                  <m:sup>
                    <m:r>
                      <w:rPr>
                        <w:rFonts w:ascii="Cambria Math" w:eastAsiaTheme="minorEastAsia" w:hAnsi="Cambria Math"/>
                        <w:sz w:val="24"/>
                        <w:szCs w:val="24"/>
                      </w:rPr>
                      <m:t>f</m:t>
                    </m:r>
                  </m:sup>
                </m:sSubSup>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A</m:t>
                            </m:r>
                          </m:e>
                          <m:sub>
                            <m:r>
                              <w:rPr>
                                <w:rFonts w:ascii="Cambria Math" w:eastAsiaTheme="minorEastAsia" w:hAnsi="Cambria Math"/>
                                <w:sz w:val="24"/>
                                <w:szCs w:val="24"/>
                              </w:rPr>
                              <m:t>y</m:t>
                            </m:r>
                          </m:sub>
                          <m:sup>
                            <m:r>
                              <w:rPr>
                                <w:rFonts w:ascii="Cambria Math" w:eastAsiaTheme="minorEastAsia" w:hAnsi="Cambria Math"/>
                                <w:sz w:val="24"/>
                                <w:szCs w:val="24"/>
                              </w:rPr>
                              <m:t>t</m:t>
                            </m:r>
                          </m:sup>
                        </m:sSubSup>
                      </m:num>
                      <m:den>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A</m:t>
                            </m:r>
                          </m:sub>
                        </m:sSub>
                      </m:den>
                    </m:f>
                  </m:e>
                </m:d>
                <m:nary>
                  <m:naryPr>
                    <m:chr m:val="∑"/>
                    <m:limLoc m:val="subSup"/>
                    <m:ctrlPr>
                      <w:rPr>
                        <w:rFonts w:ascii="Cambria Math" w:eastAsiaTheme="minorEastAsia" w:hAnsi="Cambria Math"/>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J</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jy</m:t>
                        </m:r>
                      </m:sub>
                    </m:sSub>
                  </m:e>
                </m:nary>
                <m:r>
                  <m:rPr>
                    <m:sty m:val="p"/>
                  </m:rPr>
                  <w:rPr>
                    <w:rFonts w:ascii="Cambria Math" w:eastAsiaTheme="minorEastAsia" w:hAnsi="Cambria Math"/>
                    <w:sz w:val="24"/>
                    <w:szCs w:val="24"/>
                  </w:rPr>
                  <w:br/>
                </m:r>
              </m:oMath>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A</m:t>
                    </m:r>
                  </m:e>
                  <m:sub>
                    <m:r>
                      <w:rPr>
                        <w:rFonts w:ascii="Cambria Math" w:eastAsiaTheme="minorEastAsia" w:hAnsi="Cambria Math"/>
                        <w:sz w:val="24"/>
                        <w:szCs w:val="24"/>
                      </w:rPr>
                      <m:t>jy</m:t>
                    </m:r>
                  </m:sub>
                  <m:sup>
                    <m:r>
                      <w:rPr>
                        <w:rFonts w:ascii="Cambria Math" w:eastAsiaTheme="minorEastAsia" w:hAnsi="Cambria Math"/>
                        <w:sz w:val="24"/>
                        <w:szCs w:val="24"/>
                      </w:rPr>
                      <m:t>t</m:t>
                    </m:r>
                  </m:sup>
                </m:sSubSup>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A</m:t>
                            </m:r>
                          </m:e>
                          <m:sub>
                            <m:r>
                              <w:rPr>
                                <w:rFonts w:ascii="Cambria Math" w:eastAsiaTheme="minorEastAsia" w:hAnsi="Cambria Math"/>
                                <w:sz w:val="24"/>
                                <w:szCs w:val="24"/>
                              </w:rPr>
                              <m:t>y</m:t>
                            </m:r>
                          </m:sub>
                          <m:sup>
                            <m:r>
                              <w:rPr>
                                <w:rFonts w:ascii="Cambria Math" w:eastAsiaTheme="minorEastAsia" w:hAnsi="Cambria Math"/>
                                <w:sz w:val="24"/>
                                <w:szCs w:val="24"/>
                              </w:rPr>
                              <m:t>t</m:t>
                            </m:r>
                          </m:sup>
                        </m:sSubSup>
                      </m:num>
                      <m:den>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A</m:t>
                            </m:r>
                          </m:sub>
                        </m:sSub>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jy</m:t>
                    </m:r>
                  </m:sub>
                </m:sSub>
              </m:oMath>
            </m:oMathPara>
          </w:p>
        </w:tc>
        <w:tc>
          <w:tcPr>
            <w:tcW w:w="350" w:type="pct"/>
          </w:tcPr>
          <w:p w14:paraId="2037EC95" w14:textId="393CDA3F" w:rsidR="005E6C28" w:rsidRPr="00B4207D" w:rsidRDefault="005E6C28" w:rsidP="00BC73D3">
            <w:pPr>
              <w:pStyle w:val="NoSpacing"/>
              <w:rPr>
                <w:rFonts w:eastAsiaTheme="minorEastAsia"/>
                <w:sz w:val="24"/>
                <w:szCs w:val="24"/>
              </w:rPr>
            </w:pPr>
            <w:r w:rsidRPr="00B4207D">
              <w:rPr>
                <w:sz w:val="24"/>
                <w:szCs w:val="24"/>
              </w:rPr>
              <w:t>(</w:t>
            </w:r>
            <w:r w:rsidR="00BC73D3">
              <w:rPr>
                <w:sz w:val="24"/>
                <w:szCs w:val="24"/>
              </w:rPr>
              <w:t>1a</w:t>
            </w:r>
            <w:r w:rsidRPr="00B4207D">
              <w:rPr>
                <w:sz w:val="24"/>
                <w:szCs w:val="24"/>
              </w:rPr>
              <w:t>)</w:t>
            </w:r>
            <w:r w:rsidR="00BC73D3">
              <w:rPr>
                <w:sz w:val="24"/>
                <w:szCs w:val="24"/>
              </w:rPr>
              <w:br/>
            </w:r>
            <w:r w:rsidR="00BC73D3">
              <w:rPr>
                <w:sz w:val="24"/>
                <w:szCs w:val="24"/>
              </w:rPr>
              <w:br/>
            </w:r>
            <w:r w:rsidR="00BC73D3">
              <w:rPr>
                <w:sz w:val="24"/>
                <w:szCs w:val="24"/>
              </w:rPr>
              <w:br/>
            </w:r>
            <w:r w:rsidR="00BC73D3" w:rsidRPr="00B4207D">
              <w:rPr>
                <w:sz w:val="24"/>
                <w:szCs w:val="24"/>
              </w:rPr>
              <w:t>(</w:t>
            </w:r>
            <w:r w:rsidR="00BC73D3">
              <w:rPr>
                <w:sz w:val="24"/>
                <w:szCs w:val="24"/>
              </w:rPr>
              <w:t>1b)</w:t>
            </w:r>
          </w:p>
        </w:tc>
      </w:tr>
    </w:tbl>
    <w:p w14:paraId="3BA83860" w14:textId="38800AEE" w:rsidR="00DF3E8A" w:rsidRDefault="00DF3E8A" w:rsidP="00F969E8">
      <w:pPr>
        <w:pStyle w:val="NoSpacing"/>
        <w:rPr>
          <w:rFonts w:ascii="Times New Roman" w:hAnsi="Times New Roman" w:cs="Times New Roman"/>
          <w:sz w:val="24"/>
          <w:szCs w:val="24"/>
        </w:rPr>
      </w:pPr>
    </w:p>
    <w:p w14:paraId="40DB2513" w14:textId="7874EEC9" w:rsidR="00F969E8" w:rsidRDefault="00DF3E8A" w:rsidP="00F969E8">
      <w:pPr>
        <w:pStyle w:val="NoSpacing"/>
        <w:rPr>
          <w:rFonts w:ascii="Times New Roman" w:hAnsi="Times New Roman" w:cs="Times New Roman"/>
          <w:sz w:val="24"/>
          <w:szCs w:val="24"/>
        </w:rPr>
      </w:pPr>
      <w:moveFromRangeStart w:id="42" w:author="Allen.Chen" w:date="2025-03-11T15:54:00Z" w:name="move192600859"/>
      <w:moveFrom w:id="43" w:author="Allen.Chen" w:date="2025-03-11T15:54:00Z">
        <w:r w:rsidDel="004452C3">
          <w:rPr>
            <w:rFonts w:ascii="Times New Roman" w:hAnsi="Times New Roman" w:cs="Times New Roman"/>
            <w:sz w:val="24"/>
            <w:szCs w:val="24"/>
          </w:rPr>
          <w:t>Then i</w:t>
        </w:r>
        <w:r w:rsidR="00F969E8" w:rsidDel="004452C3">
          <w:rPr>
            <w:rFonts w:ascii="Times New Roman" w:hAnsi="Times New Roman" w:cs="Times New Roman"/>
            <w:sz w:val="24"/>
            <w:szCs w:val="24"/>
          </w:rPr>
          <w:t>n each year</w:t>
        </w:r>
        <w:r w:rsidR="006572EC" w:rsidDel="004452C3">
          <w:rPr>
            <w:rFonts w:ascii="Times New Roman" w:hAnsi="Times New Roman" w:cs="Times New Roman"/>
            <w:sz w:val="24"/>
            <w:szCs w:val="24"/>
          </w:rPr>
          <w:t>,</w:t>
        </w:r>
        <w:r w:rsidR="00F969E8" w:rsidDel="004452C3">
          <w:rPr>
            <w:rFonts w:ascii="Times New Roman" w:hAnsi="Times New Roman" w:cs="Times New Roman"/>
            <w:sz w:val="24"/>
            <w:szCs w:val="24"/>
          </w:rPr>
          <w:t xml:space="preserve"> </w:t>
        </w:r>
        <w:r w:rsidR="00D8174C" w:rsidDel="004452C3">
          <w:rPr>
            <w:rFonts w:ascii="Times New Roman" w:hAnsi="Times New Roman" w:cs="Times New Roman"/>
            <w:sz w:val="24"/>
            <w:szCs w:val="24"/>
          </w:rPr>
          <w:t xml:space="preserve">depending on </w:t>
        </w:r>
        <w:r w:rsidR="00D96911" w:rsidDel="004452C3">
          <w:rPr>
            <w:rFonts w:ascii="Times New Roman" w:hAnsi="Times New Roman" w:cs="Times New Roman"/>
            <w:sz w:val="24"/>
            <w:szCs w:val="24"/>
          </w:rPr>
          <w:t>the calibration</w:t>
        </w:r>
        <w:r w:rsidR="00D8174C" w:rsidDel="004452C3">
          <w:rPr>
            <w:rFonts w:ascii="Times New Roman" w:hAnsi="Times New Roman" w:cs="Times New Roman"/>
            <w:sz w:val="24"/>
            <w:szCs w:val="24"/>
          </w:rPr>
          <w:t xml:space="preserve"> of fisher behavior, fishing occurs </w:t>
        </w:r>
        <w:r w:rsidR="00F969E8" w:rsidDel="004452C3">
          <w:rPr>
            <w:rFonts w:ascii="Times New Roman" w:hAnsi="Times New Roman" w:cs="Times New Roman"/>
            <w:sz w:val="24"/>
            <w:szCs w:val="24"/>
          </w:rPr>
          <w:t xml:space="preserve">across the grid </w:t>
        </w:r>
        <w:r w:rsidR="00D8174C" w:rsidDel="004452C3">
          <w:rPr>
            <w:rFonts w:ascii="Times New Roman" w:hAnsi="Times New Roman" w:cs="Times New Roman"/>
            <w:sz w:val="24"/>
            <w:szCs w:val="24"/>
          </w:rPr>
          <w:t xml:space="preserve">resulting in </w:t>
        </w:r>
        <w:r w:rsidR="00F969E8" w:rsidDel="004452C3">
          <w:rPr>
            <w:rFonts w:ascii="Times New Roman" w:hAnsi="Times New Roman" w:cs="Times New Roman"/>
            <w:sz w:val="24"/>
            <w:szCs w:val="24"/>
          </w:rPr>
          <w:t xml:space="preserve">some </w:t>
        </w:r>
        <w:r w:rsidR="00D8174C" w:rsidDel="004452C3">
          <w:rPr>
            <w:rFonts w:ascii="Times New Roman" w:hAnsi="Times New Roman" w:cs="Times New Roman"/>
            <w:sz w:val="24"/>
            <w:szCs w:val="24"/>
          </w:rPr>
          <w:t xml:space="preserve">observed </w:t>
        </w:r>
        <w:r w:rsidR="00A220E5" w:rsidDel="004452C3">
          <w:rPr>
            <w:rFonts w:ascii="Times New Roman" w:hAnsi="Times New Roman" w:cs="Times New Roman"/>
            <w:sz w:val="24"/>
            <w:szCs w:val="24"/>
          </w:rPr>
          <w:t>“</w:t>
        </w:r>
        <w:r w:rsidR="00F969E8" w:rsidDel="004452C3">
          <w:rPr>
            <w:rFonts w:ascii="Times New Roman" w:hAnsi="Times New Roman" w:cs="Times New Roman"/>
            <w:sz w:val="24"/>
            <w:szCs w:val="24"/>
          </w:rPr>
          <w:t>sampling</w:t>
        </w:r>
        <w:r w:rsidR="00A220E5" w:rsidDel="004452C3">
          <w:rPr>
            <w:rFonts w:ascii="Times New Roman" w:hAnsi="Times New Roman" w:cs="Times New Roman"/>
            <w:sz w:val="24"/>
            <w:szCs w:val="24"/>
          </w:rPr>
          <w:t>”</w:t>
        </w:r>
        <w:r w:rsidR="00F969E8" w:rsidDel="004452C3">
          <w:rPr>
            <w:rFonts w:ascii="Times New Roman" w:hAnsi="Times New Roman" w:cs="Times New Roman"/>
            <w:sz w:val="24"/>
            <w:szCs w:val="24"/>
          </w:rPr>
          <w:t xml:space="preserve"> pattern, and the resulting </w:t>
        </w:r>
        <w:r w:rsidR="007E1B11" w:rsidDel="004452C3">
          <w:rPr>
            <w:rFonts w:ascii="Times New Roman" w:hAnsi="Times New Roman" w:cs="Times New Roman"/>
            <w:sz w:val="24"/>
            <w:szCs w:val="24"/>
          </w:rPr>
          <w:t>catches</w:t>
        </w:r>
        <w:r w:rsidR="00F969E8" w:rsidDel="004452C3">
          <w:rPr>
            <w:rFonts w:ascii="Times New Roman" w:hAnsi="Times New Roman" w:cs="Times New Roman"/>
            <w:sz w:val="24"/>
            <w:szCs w:val="24"/>
          </w:rPr>
          <w:t xml:space="preserve"> are used to construct an estimate of abundance in that year. </w:t>
        </w:r>
      </w:moveFrom>
      <w:moveFromRangeEnd w:id="42"/>
      <w:r w:rsidR="00FB0261">
        <w:rPr>
          <w:rFonts w:ascii="Times New Roman" w:hAnsi="Times New Roman" w:cs="Times New Roman"/>
          <w:sz w:val="24"/>
          <w:szCs w:val="24"/>
        </w:rPr>
        <w:t>Relative a</w:t>
      </w:r>
      <w:r w:rsidR="00F0056C">
        <w:rPr>
          <w:rFonts w:ascii="Times New Roman" w:hAnsi="Times New Roman" w:cs="Times New Roman"/>
          <w:sz w:val="24"/>
          <w:szCs w:val="24"/>
        </w:rPr>
        <w:t xml:space="preserve">bundance </w:t>
      </w:r>
      <w:r w:rsidR="00FB0261">
        <w:rPr>
          <w:rFonts w:ascii="Times New Roman" w:hAnsi="Times New Roman" w:cs="Times New Roman"/>
          <w:sz w:val="24"/>
          <w:szCs w:val="24"/>
        </w:rPr>
        <w:t xml:space="preserve">among areas </w:t>
      </w:r>
      <w:r w:rsidR="00F0056C">
        <w:rPr>
          <w:rFonts w:ascii="Times New Roman" w:hAnsi="Times New Roman" w:cs="Times New Roman"/>
          <w:sz w:val="24"/>
          <w:szCs w:val="24"/>
        </w:rPr>
        <w:t>might be static</w:t>
      </w:r>
      <w:r w:rsidR="00F16F44">
        <w:rPr>
          <w:rFonts w:ascii="Times New Roman" w:hAnsi="Times New Roman" w:cs="Times New Roman"/>
          <w:sz w:val="24"/>
          <w:szCs w:val="24"/>
        </w:rPr>
        <w:t xml:space="preserve"> over time</w:t>
      </w:r>
      <w:r w:rsidR="00F0056C">
        <w:rPr>
          <w:rFonts w:ascii="Times New Roman" w:hAnsi="Times New Roman" w:cs="Times New Roman"/>
          <w:sz w:val="24"/>
          <w:szCs w:val="24"/>
        </w:rPr>
        <w:t>, or</w:t>
      </w:r>
      <w:r w:rsidR="00F765DA">
        <w:rPr>
          <w:rFonts w:ascii="Times New Roman" w:hAnsi="Times New Roman" w:cs="Times New Roman"/>
          <w:sz w:val="24"/>
          <w:szCs w:val="24"/>
        </w:rPr>
        <w:t xml:space="preserve"> we can calibrate</w:t>
      </w:r>
      <w:r w:rsidR="004E323D">
        <w:rPr>
          <w:rFonts w:ascii="Times New Roman" w:hAnsi="Times New Roman" w:cs="Times New Roma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jy</m:t>
            </m:r>
          </m:sub>
        </m:sSub>
      </m:oMath>
      <w:r w:rsidR="004E323D">
        <w:rPr>
          <w:rFonts w:ascii="Times New Roman" w:eastAsiaTheme="minorEastAsia" w:hAnsi="Times New Roman" w:cs="Times New Roman"/>
          <w:sz w:val="24"/>
          <w:szCs w:val="24"/>
        </w:rPr>
        <w:t xml:space="preserve"> </w:t>
      </w:r>
      <w:r w:rsidR="00F765DA">
        <w:rPr>
          <w:rFonts w:ascii="Times New Roman" w:eastAsiaTheme="minorEastAsia" w:hAnsi="Times New Roman" w:cs="Times New Roman"/>
          <w:sz w:val="24"/>
          <w:szCs w:val="24"/>
        </w:rPr>
        <w:t>to</w:t>
      </w:r>
      <w:r w:rsidR="004E323D">
        <w:rPr>
          <w:rFonts w:ascii="Times New Roman" w:eastAsiaTheme="minorEastAsia" w:hAnsi="Times New Roman" w:cs="Times New Roman"/>
          <w:sz w:val="24"/>
          <w:szCs w:val="24"/>
        </w:rPr>
        <w:t xml:space="preserve"> change across </w:t>
      </w:r>
      <w:r w:rsidR="004E323D" w:rsidRPr="004E323D">
        <w:rPr>
          <w:rFonts w:ascii="Times New Roman" w:eastAsiaTheme="minorEastAsia" w:hAnsi="Times New Roman" w:cs="Times New Roman"/>
          <w:i/>
          <w:sz w:val="24"/>
          <w:szCs w:val="24"/>
        </w:rPr>
        <w:t>y</w:t>
      </w:r>
      <w:r w:rsidR="00147031">
        <w:rPr>
          <w:rFonts w:ascii="Times New Roman" w:eastAsiaTheme="minorEastAsia" w:hAnsi="Times New Roman" w:cs="Times New Roman"/>
          <w:i/>
          <w:sz w:val="24"/>
          <w:szCs w:val="24"/>
        </w:rPr>
        <w:t xml:space="preserve"> </w:t>
      </w:r>
      <w:r w:rsidR="00147031">
        <w:rPr>
          <w:rFonts w:ascii="Times New Roman" w:eastAsiaTheme="minorEastAsia" w:hAnsi="Times New Roman" w:cs="Times New Roman"/>
          <w:sz w:val="24"/>
          <w:szCs w:val="24"/>
        </w:rPr>
        <w:t>(for example representing fish movement)</w:t>
      </w:r>
      <w:r w:rsidR="00F0056C">
        <w:rPr>
          <w:rFonts w:ascii="Times New Roman" w:eastAsiaTheme="minorEastAsia" w:hAnsi="Times New Roman" w:cs="Times New Roman"/>
          <w:sz w:val="24"/>
          <w:szCs w:val="24"/>
        </w:rPr>
        <w:t xml:space="preserve">; however, the sum of </w:t>
      </w:r>
      <w:del w:id="44" w:author="Allen.Chen" w:date="2025-03-10T18:30:00Z">
        <w:r w:rsidR="008D12F6" w:rsidDel="0040281E">
          <w:rPr>
            <w:rFonts w:ascii="Times New Roman" w:eastAsiaTheme="minorEastAsia" w:hAnsi="Times New Roman" w:cs="Times New Roman"/>
            <w:sz w:val="24"/>
            <w:szCs w:val="24"/>
          </w:rPr>
          <w:delText xml:space="preserve">proportional </w:delText>
        </w:r>
      </w:del>
      <w:ins w:id="45" w:author="Allen.Chen" w:date="2025-03-10T18:30:00Z">
        <w:r w:rsidR="0040281E">
          <w:rPr>
            <w:rFonts w:ascii="Times New Roman" w:eastAsiaTheme="minorEastAsia" w:hAnsi="Times New Roman" w:cs="Times New Roman"/>
            <w:sz w:val="24"/>
            <w:szCs w:val="24"/>
          </w:rPr>
          <w:t xml:space="preserve">relative </w:t>
        </w:r>
      </w:ins>
      <w:r w:rsidR="00F0056C">
        <w:rPr>
          <w:rFonts w:ascii="Times New Roman" w:eastAsiaTheme="minorEastAsia" w:hAnsi="Times New Roman" w:cs="Times New Roman"/>
          <w:sz w:val="24"/>
          <w:szCs w:val="24"/>
        </w:rPr>
        <w:t>abundance</w:t>
      </w:r>
      <w:r w:rsidR="008D12F6">
        <w:rPr>
          <w:rFonts w:ascii="Times New Roman" w:eastAsiaTheme="minorEastAsia" w:hAnsi="Times New Roman" w:cs="Times New Roman"/>
          <w:sz w:val="24"/>
          <w:szCs w:val="24"/>
        </w:rPr>
        <w:t>s</w:t>
      </w:r>
      <w:r w:rsidR="00F0056C">
        <w:rPr>
          <w:rFonts w:ascii="Times New Roman" w:eastAsiaTheme="minorEastAsia" w:hAnsi="Times New Roman" w:cs="Times New Roman"/>
          <w:sz w:val="24"/>
          <w:szCs w:val="24"/>
        </w:rPr>
        <w:t xml:space="preserve"> </w:t>
      </w:r>
      <m:oMath>
        <m:nary>
          <m:naryPr>
            <m:chr m:val="∑"/>
            <m:limLoc m:val="subSup"/>
            <m:ctrlPr>
              <w:rPr>
                <w:rFonts w:ascii="Cambria Math" w:eastAsiaTheme="minorEastAsia" w:hAnsi="Cambria Math"/>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J</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jy</m:t>
                </m:r>
              </m:sub>
            </m:sSub>
          </m:e>
        </m:nary>
      </m:oMath>
      <w:r w:rsidR="004E323D">
        <w:rPr>
          <w:rFonts w:ascii="Times New Roman" w:eastAsiaTheme="minorEastAsia" w:hAnsi="Times New Roman" w:cs="Times New Roman"/>
          <w:sz w:val="24"/>
          <w:szCs w:val="24"/>
        </w:rPr>
        <w:t xml:space="preserve"> </w:t>
      </w:r>
      <w:r w:rsidR="008D12F6">
        <w:rPr>
          <w:rFonts w:ascii="Times New Roman" w:eastAsiaTheme="minorEastAsia" w:hAnsi="Times New Roman" w:cs="Times New Roman"/>
          <w:sz w:val="24"/>
          <w:szCs w:val="24"/>
        </w:rPr>
        <w:t>are always</w:t>
      </w:r>
      <w:r w:rsidR="00F0056C">
        <w:rPr>
          <w:rFonts w:ascii="Times New Roman" w:eastAsiaTheme="minorEastAsia" w:hAnsi="Times New Roman" w:cs="Times New Roman"/>
          <w:sz w:val="24"/>
          <w:szCs w:val="24"/>
        </w:rPr>
        <w:t xml:space="preserve"> </w:t>
      </w:r>
      <w:r w:rsidR="00341D79">
        <w:rPr>
          <w:rFonts w:ascii="Times New Roman" w:eastAsiaTheme="minorEastAsia" w:hAnsi="Times New Roman" w:cs="Times New Roman"/>
          <w:sz w:val="24"/>
          <w:szCs w:val="24"/>
        </w:rPr>
        <w:t>constant</w:t>
      </w:r>
      <w:r w:rsidR="004E323D">
        <w:rPr>
          <w:rFonts w:ascii="Times New Roman" w:eastAsiaTheme="minorEastAsia" w:hAnsi="Times New Roman" w:cs="Times New Roman"/>
          <w:sz w:val="24"/>
          <w:szCs w:val="24"/>
        </w:rPr>
        <w:t xml:space="preserve"> </w:t>
      </w:r>
      <w:r w:rsidR="00341D79">
        <w:rPr>
          <w:rFonts w:ascii="Times New Roman" w:eastAsiaTheme="minorEastAsia" w:hAnsi="Times New Roman" w:cs="Times New Roman"/>
          <w:sz w:val="24"/>
          <w:szCs w:val="24"/>
        </w:rPr>
        <w:t>across</w:t>
      </w:r>
      <w:r w:rsidR="004E323D">
        <w:rPr>
          <w:rFonts w:ascii="Times New Roman" w:eastAsiaTheme="minorEastAsia" w:hAnsi="Times New Roman" w:cs="Times New Roman"/>
          <w:sz w:val="24"/>
          <w:szCs w:val="24"/>
        </w:rPr>
        <w:t xml:space="preserve"> </w:t>
      </w:r>
      <w:r w:rsidR="004E323D">
        <w:rPr>
          <w:rFonts w:ascii="Times New Roman" w:eastAsiaTheme="minorEastAsia" w:hAnsi="Times New Roman" w:cs="Times New Roman"/>
          <w:i/>
          <w:sz w:val="24"/>
          <w:szCs w:val="24"/>
        </w:rPr>
        <w:t>y</w:t>
      </w:r>
      <w:r w:rsidR="00341D79">
        <w:rPr>
          <w:rFonts w:ascii="Times New Roman" w:eastAsiaTheme="minorEastAsia" w:hAnsi="Times New Roman" w:cs="Times New Roman"/>
          <w:sz w:val="24"/>
          <w:szCs w:val="24"/>
        </w:rPr>
        <w:t>, such that the only</w:t>
      </w:r>
      <w:r w:rsidR="004E323D">
        <w:rPr>
          <w:rFonts w:ascii="Times New Roman" w:eastAsiaTheme="minorEastAsia" w:hAnsi="Times New Roman" w:cs="Times New Roman"/>
          <w:sz w:val="24"/>
          <w:szCs w:val="24"/>
        </w:rPr>
        <w:t xml:space="preserve"> </w:t>
      </w:r>
      <w:r w:rsidR="00341D79">
        <w:rPr>
          <w:rFonts w:ascii="Times New Roman" w:eastAsiaTheme="minorEastAsia" w:hAnsi="Times New Roman" w:cs="Times New Roman"/>
          <w:sz w:val="24"/>
          <w:szCs w:val="24"/>
        </w:rPr>
        <w:t xml:space="preserve">change </w:t>
      </w:r>
      <w:r w:rsidR="00F0056C">
        <w:rPr>
          <w:rFonts w:ascii="Times New Roman" w:eastAsiaTheme="minorEastAsia" w:hAnsi="Times New Roman" w:cs="Times New Roman"/>
          <w:sz w:val="24"/>
          <w:szCs w:val="24"/>
        </w:rPr>
        <w:t xml:space="preserve">in </w:t>
      </w:r>
      <w:del w:id="46" w:author="Allen.Chen" w:date="2025-03-10T18:30:00Z">
        <w:r w:rsidR="00F0056C" w:rsidDel="0040281E">
          <w:rPr>
            <w:rFonts w:ascii="Times New Roman" w:eastAsiaTheme="minorEastAsia" w:hAnsi="Times New Roman" w:cs="Times New Roman"/>
            <w:sz w:val="24"/>
            <w:szCs w:val="24"/>
          </w:rPr>
          <w:delText xml:space="preserve">total </w:delText>
        </w:r>
      </w:del>
      <w:ins w:id="47" w:author="Allen.Chen" w:date="2025-03-10T18:30:00Z">
        <w:r w:rsidR="0040281E">
          <w:rPr>
            <w:rFonts w:ascii="Times New Roman" w:eastAsiaTheme="minorEastAsia" w:hAnsi="Times New Roman" w:cs="Times New Roman"/>
            <w:sz w:val="24"/>
            <w:szCs w:val="24"/>
          </w:rPr>
          <w:t xml:space="preserve">summed </w:t>
        </w:r>
      </w:ins>
      <w:r w:rsidR="008D12F6">
        <w:rPr>
          <w:rFonts w:ascii="Times New Roman" w:eastAsiaTheme="minorEastAsia" w:hAnsi="Times New Roman" w:cs="Times New Roman"/>
          <w:sz w:val="24"/>
          <w:szCs w:val="24"/>
        </w:rPr>
        <w:t xml:space="preserve">relative </w:t>
      </w:r>
      <w:r w:rsidR="00F0056C">
        <w:rPr>
          <w:rFonts w:ascii="Times New Roman" w:eastAsiaTheme="minorEastAsia" w:hAnsi="Times New Roman" w:cs="Times New Roman"/>
          <w:sz w:val="24"/>
          <w:szCs w:val="24"/>
        </w:rPr>
        <w:t xml:space="preserve">abundance </w:t>
      </w:r>
      <w:r w:rsidR="00341D79">
        <w:rPr>
          <w:rFonts w:ascii="Times New Roman" w:eastAsiaTheme="minorEastAsia" w:hAnsi="Times New Roman" w:cs="Times New Roman"/>
          <w:sz w:val="24"/>
          <w:szCs w:val="24"/>
        </w:rPr>
        <w:t xml:space="preserve">across years comes from operating model </w:t>
      </w:r>
      <w:r w:rsidR="00F0056C">
        <w:rPr>
          <w:rFonts w:ascii="Times New Roman" w:eastAsiaTheme="minorEastAsia" w:hAnsi="Times New Roman" w:cs="Times New Roman"/>
          <w:sz w:val="24"/>
          <w:szCs w:val="24"/>
        </w:rPr>
        <w:t>abundance</w:t>
      </w:r>
      <m:oMath>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sz w:val="24"/>
                <w:szCs w:val="24"/>
              </w:rPr>
              <m:t>A</m:t>
            </m:r>
            <m:ctrlPr>
              <w:rPr>
                <w:rFonts w:ascii="Cambria Math" w:eastAsiaTheme="minorEastAsia" w:hAnsi="Cambria Math"/>
                <w:i/>
                <w:sz w:val="24"/>
                <w:szCs w:val="24"/>
              </w:rPr>
            </m:ctrlPr>
          </m:e>
          <m:sub>
            <m:r>
              <w:rPr>
                <w:rFonts w:ascii="Cambria Math" w:eastAsiaTheme="minorEastAsia" w:hAnsi="Cambria Math"/>
                <w:sz w:val="24"/>
                <w:szCs w:val="24"/>
              </w:rPr>
              <m:t>y</m:t>
            </m:r>
          </m:sub>
          <m:sup>
            <m:r>
              <w:rPr>
                <w:rFonts w:ascii="Cambria Math" w:eastAsiaTheme="minorEastAsia" w:hAnsi="Cambria Math"/>
                <w:sz w:val="24"/>
                <w:szCs w:val="24"/>
              </w:rPr>
              <m:t>t</m:t>
            </m:r>
            <m:ctrlPr>
              <w:rPr>
                <w:rFonts w:ascii="Cambria Math" w:eastAsiaTheme="minorEastAsia" w:hAnsi="Cambria Math"/>
                <w:i/>
                <w:sz w:val="24"/>
                <w:szCs w:val="24"/>
              </w:rPr>
            </m:ctrlPr>
          </m:sup>
        </m:sSubSup>
      </m:oMath>
      <w:r w:rsidR="00341D79">
        <w:rPr>
          <w:rFonts w:ascii="Times New Roman" w:eastAsiaTheme="minorEastAsia" w:hAnsi="Times New Roman" w:cs="Times New Roman"/>
          <w:sz w:val="24"/>
          <w:szCs w:val="24"/>
        </w:rPr>
        <w:t xml:space="preserve">. While this stylized model represents a simple </w:t>
      </w:r>
      <w:r w:rsidR="007C517D">
        <w:rPr>
          <w:rFonts w:ascii="Times New Roman" w:eastAsiaTheme="minorEastAsia" w:hAnsi="Times New Roman" w:cs="Times New Roman"/>
          <w:sz w:val="24"/>
          <w:szCs w:val="24"/>
        </w:rPr>
        <w:t xml:space="preserve">case, and does not take into account </w:t>
      </w:r>
      <w:r w:rsidR="00004096">
        <w:rPr>
          <w:rFonts w:ascii="Times New Roman" w:eastAsiaTheme="minorEastAsia" w:hAnsi="Times New Roman" w:cs="Times New Roman"/>
          <w:sz w:val="24"/>
          <w:szCs w:val="24"/>
        </w:rPr>
        <w:t xml:space="preserve">important considerations such as </w:t>
      </w:r>
      <w:r w:rsidR="007C517D">
        <w:rPr>
          <w:rFonts w:ascii="Times New Roman" w:eastAsiaTheme="minorEastAsia" w:hAnsi="Times New Roman" w:cs="Times New Roman"/>
          <w:sz w:val="24"/>
          <w:szCs w:val="24"/>
        </w:rPr>
        <w:t>a</w:t>
      </w:r>
      <w:r w:rsidR="00004096">
        <w:rPr>
          <w:rFonts w:ascii="Times New Roman" w:eastAsiaTheme="minorEastAsia" w:hAnsi="Times New Roman" w:cs="Times New Roman"/>
          <w:sz w:val="24"/>
          <w:szCs w:val="24"/>
        </w:rPr>
        <w:t xml:space="preserve">rea-specific fishing intensity </w:t>
      </w:r>
      <w:r w:rsidR="007C517D">
        <w:rPr>
          <w:rFonts w:ascii="Times New Roman" w:eastAsiaTheme="minorEastAsia" w:hAnsi="Times New Roman" w:cs="Times New Roman"/>
          <w:sz w:val="24"/>
          <w:szCs w:val="24"/>
        </w:rPr>
        <w:t xml:space="preserve">or localized depletion, for example, </w:t>
      </w:r>
      <w:r w:rsidR="00147031">
        <w:rPr>
          <w:rFonts w:ascii="Times New Roman" w:eastAsiaTheme="minorEastAsia" w:hAnsi="Times New Roman" w:cs="Times New Roman"/>
          <w:sz w:val="24"/>
          <w:szCs w:val="24"/>
        </w:rPr>
        <w:t xml:space="preserve">this </w:t>
      </w:r>
      <w:r w:rsidR="005E4B47">
        <w:rPr>
          <w:rFonts w:ascii="Times New Roman" w:eastAsiaTheme="minorEastAsia" w:hAnsi="Times New Roman" w:cs="Times New Roman"/>
          <w:sz w:val="24"/>
          <w:szCs w:val="24"/>
        </w:rPr>
        <w:t xml:space="preserve">simplification </w:t>
      </w:r>
      <w:r w:rsidR="00147031">
        <w:rPr>
          <w:rFonts w:ascii="Times New Roman" w:eastAsiaTheme="minorEastAsia" w:hAnsi="Times New Roman" w:cs="Times New Roman"/>
          <w:sz w:val="24"/>
          <w:szCs w:val="24"/>
        </w:rPr>
        <w:t>allows us to take a first step at delineating ideal conditions where the correction works well, and begin to identify conditions where the correction struggles</w:t>
      </w:r>
      <w:del w:id="48" w:author="Allen.Chen" w:date="2025-03-11T15:55:00Z">
        <w:r w:rsidR="005E4B47" w:rsidDel="004452C3">
          <w:rPr>
            <w:rFonts w:ascii="Times New Roman" w:eastAsiaTheme="minorEastAsia" w:hAnsi="Times New Roman" w:cs="Times New Roman"/>
            <w:sz w:val="24"/>
            <w:szCs w:val="24"/>
          </w:rPr>
          <w:delText>, leaving extensions to future work</w:delText>
        </w:r>
        <w:r w:rsidR="00147031" w:rsidDel="004452C3">
          <w:rPr>
            <w:rFonts w:ascii="Times New Roman" w:eastAsiaTheme="minorEastAsia" w:hAnsi="Times New Roman" w:cs="Times New Roman"/>
            <w:sz w:val="24"/>
            <w:szCs w:val="24"/>
          </w:rPr>
          <w:delText>.</w:delText>
        </w:r>
      </w:del>
      <w:ins w:id="49" w:author="Allen.Chen" w:date="2025-03-11T15:55:00Z">
        <w:r w:rsidR="004452C3">
          <w:rPr>
            <w:rFonts w:ascii="Times New Roman" w:eastAsiaTheme="minorEastAsia" w:hAnsi="Times New Roman" w:cs="Times New Roman"/>
            <w:sz w:val="24"/>
            <w:szCs w:val="24"/>
          </w:rPr>
          <w:t>.</w:t>
        </w:r>
      </w:ins>
    </w:p>
    <w:p w14:paraId="322A25D7" w14:textId="77777777" w:rsidR="00F969E8" w:rsidRDefault="00F969E8" w:rsidP="00F969E8">
      <w:pPr>
        <w:pStyle w:val="NoSpacing"/>
        <w:rPr>
          <w:rFonts w:ascii="Times New Roman" w:hAnsi="Times New Roman" w:cs="Times New Roman"/>
          <w:sz w:val="24"/>
          <w:szCs w:val="24"/>
        </w:rPr>
      </w:pPr>
    </w:p>
    <w:p w14:paraId="5A6BFE28" w14:textId="420A6596" w:rsidR="00734204" w:rsidRDefault="004452C3" w:rsidP="00F969E8">
      <w:pPr>
        <w:pStyle w:val="NoSpacing"/>
        <w:rPr>
          <w:rFonts w:ascii="Times New Roman" w:hAnsi="Times New Roman" w:cs="Times New Roman"/>
          <w:sz w:val="24"/>
          <w:szCs w:val="24"/>
        </w:rPr>
      </w:pPr>
      <w:ins w:id="50" w:author="Allen.Chen" w:date="2025-03-11T15:55:00Z">
        <w:r>
          <w:rPr>
            <w:rFonts w:ascii="Times New Roman" w:hAnsi="Times New Roman" w:cs="Times New Roman"/>
            <w:sz w:val="24"/>
            <w:szCs w:val="24"/>
          </w:rPr>
          <w:t xml:space="preserve">After </w:t>
        </w:r>
      </w:ins>
      <w:ins w:id="51" w:author="Allen.Chen" w:date="2025-03-11T15:56:00Z">
        <w:r>
          <w:rPr>
            <w:rFonts w:ascii="Times New Roman" w:hAnsi="Times New Roman" w:cs="Times New Roman"/>
            <w:sz w:val="24"/>
            <w:szCs w:val="24"/>
          </w:rPr>
          <w:t xml:space="preserve">biomass from the operating model is distributed spatially according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jy</m:t>
              </m:r>
            </m:sub>
          </m:sSub>
        </m:oMath>
      </w:ins>
      <w:ins w:id="52" w:author="Allen.Chen" w:date="2025-03-11T15:55:00Z">
        <w:r>
          <w:rPr>
            <w:rFonts w:ascii="Times New Roman" w:hAnsi="Times New Roman" w:cs="Times New Roman"/>
            <w:sz w:val="24"/>
            <w:szCs w:val="24"/>
          </w:rPr>
          <w:t xml:space="preserve">, </w:t>
        </w:r>
      </w:ins>
      <w:moveToRangeStart w:id="53" w:author="Allen.Chen" w:date="2025-03-11T15:54:00Z" w:name="move192600859"/>
      <w:moveTo w:id="54" w:author="Allen.Chen" w:date="2025-03-11T15:54:00Z">
        <w:del w:id="55" w:author="Allen.Chen" w:date="2025-03-11T15:55:00Z">
          <w:r w:rsidDel="004452C3">
            <w:rPr>
              <w:rFonts w:ascii="Times New Roman" w:hAnsi="Times New Roman" w:cs="Times New Roman"/>
              <w:sz w:val="24"/>
              <w:szCs w:val="24"/>
            </w:rPr>
            <w:delText>T</w:delText>
          </w:r>
        </w:del>
      </w:moveTo>
      <w:ins w:id="56" w:author="Allen.Chen" w:date="2025-03-11T15:55:00Z">
        <w:r>
          <w:rPr>
            <w:rFonts w:ascii="Times New Roman" w:hAnsi="Times New Roman" w:cs="Times New Roman"/>
            <w:sz w:val="24"/>
            <w:szCs w:val="24"/>
          </w:rPr>
          <w:t>t</w:t>
        </w:r>
      </w:ins>
      <w:moveTo w:id="57" w:author="Allen.Chen" w:date="2025-03-11T15:54:00Z">
        <w:r>
          <w:rPr>
            <w:rFonts w:ascii="Times New Roman" w:hAnsi="Times New Roman" w:cs="Times New Roman"/>
            <w:sz w:val="24"/>
            <w:szCs w:val="24"/>
          </w:rPr>
          <w:t xml:space="preserve">hen in each year, depending on the calibration of fisher behavior, fishing occurs across the grid resulting in some observed “sampling” pattern, and the resulting catches are used to construct an estimate of abundance in that year. </w:t>
        </w:r>
      </w:moveTo>
      <w:moveToRangeEnd w:id="53"/>
      <w:ins w:id="58" w:author="Allen.Chen" w:date="2025-03-11T15:54:00Z">
        <w:r>
          <w:rPr>
            <w:rFonts w:ascii="Times New Roman" w:hAnsi="Times New Roman" w:cs="Times New Roman"/>
            <w:sz w:val="24"/>
            <w:szCs w:val="24"/>
          </w:rPr>
          <w:t xml:space="preserve">Thus </w:t>
        </w:r>
      </w:ins>
      <w:del w:id="59" w:author="Allen.Chen" w:date="2025-03-11T15:54:00Z">
        <w:r w:rsidR="004178C2" w:rsidDel="004452C3">
          <w:rPr>
            <w:rFonts w:ascii="Times New Roman" w:hAnsi="Times New Roman" w:cs="Times New Roman"/>
            <w:sz w:val="24"/>
            <w:szCs w:val="24"/>
          </w:rPr>
          <w:delText>T</w:delText>
        </w:r>
      </w:del>
      <w:ins w:id="60" w:author="Allen.Chen" w:date="2025-03-11T15:54:00Z">
        <w:r>
          <w:rPr>
            <w:rFonts w:ascii="Times New Roman" w:hAnsi="Times New Roman" w:cs="Times New Roman"/>
            <w:sz w:val="24"/>
            <w:szCs w:val="24"/>
          </w:rPr>
          <w:t>t</w:t>
        </w:r>
      </w:ins>
      <w:r w:rsidR="00F969E8">
        <w:rPr>
          <w:rFonts w:ascii="Times New Roman" w:hAnsi="Times New Roman" w:cs="Times New Roman"/>
          <w:sz w:val="24"/>
          <w:szCs w:val="24"/>
        </w:rPr>
        <w:t xml:space="preserve">he fishing model </w:t>
      </w:r>
      <w:r w:rsidR="000F5AB0">
        <w:rPr>
          <w:rFonts w:ascii="Times New Roman" w:hAnsi="Times New Roman" w:cs="Times New Roman"/>
          <w:sz w:val="24"/>
          <w:szCs w:val="24"/>
        </w:rPr>
        <w:t xml:space="preserve">simulates </w:t>
      </w:r>
      <w:r w:rsidR="00F969E8" w:rsidRPr="00B4207D">
        <w:rPr>
          <w:rFonts w:ascii="Times New Roman" w:hAnsi="Times New Roman" w:cs="Times New Roman"/>
          <w:sz w:val="24"/>
          <w:szCs w:val="24"/>
        </w:rPr>
        <w:t xml:space="preserve">artificial catch data comprising </w:t>
      </w:r>
      <w:r w:rsidR="00F969E8" w:rsidRPr="003C5B07">
        <w:rPr>
          <w:rFonts w:ascii="Times New Roman" w:hAnsi="Times New Roman" w:cs="Times New Roman"/>
          <w:i/>
          <w:sz w:val="24"/>
          <w:szCs w:val="24"/>
        </w:rPr>
        <w:t>N</w:t>
      </w:r>
      <w:r w:rsidR="00F969E8" w:rsidRPr="00B4207D">
        <w:rPr>
          <w:rFonts w:ascii="Times New Roman" w:hAnsi="Times New Roman" w:cs="Times New Roman"/>
          <w:sz w:val="24"/>
          <w:szCs w:val="24"/>
        </w:rPr>
        <w:t xml:space="preserve"> independent haul occasions each year</w:t>
      </w:r>
      <w:r w:rsidR="00F969E8">
        <w:rPr>
          <w:rFonts w:ascii="Times New Roman" w:hAnsi="Times New Roman" w:cs="Times New Roman"/>
          <w:sz w:val="24"/>
          <w:szCs w:val="24"/>
        </w:rPr>
        <w:t xml:space="preserve"> given the true spatial abundance for a single year</w:t>
      </w:r>
      <w:r w:rsidR="00E6022E">
        <w:rPr>
          <w:rFonts w:ascii="Times New Roman" w:hAnsi="Times New Roman" w:cs="Times New Roman"/>
          <w:sz w:val="24"/>
          <w:szCs w:val="24"/>
        </w:rPr>
        <w:t>. Similar to fisheries observers that record catches on fishing vessels, we then assume data</w:t>
      </w:r>
      <w:r w:rsidR="00F969E8">
        <w:rPr>
          <w:rFonts w:ascii="Times New Roman" w:hAnsi="Times New Roman" w:cs="Times New Roman"/>
          <w:sz w:val="24"/>
          <w:szCs w:val="24"/>
        </w:rPr>
        <w:t xml:space="preserve"> </w:t>
      </w:r>
      <w:r w:rsidR="00F969E8" w:rsidRPr="00B4207D">
        <w:rPr>
          <w:rFonts w:ascii="Times New Roman" w:hAnsi="Times New Roman" w:cs="Times New Roman"/>
          <w:sz w:val="24"/>
          <w:szCs w:val="24"/>
        </w:rPr>
        <w:t xml:space="preserve">for </w:t>
      </w:r>
      <w:r w:rsidR="00F969E8">
        <w:rPr>
          <w:rFonts w:ascii="Times New Roman" w:hAnsi="Times New Roman" w:cs="Times New Roman"/>
          <w:i/>
          <w:sz w:val="24"/>
          <w:szCs w:val="24"/>
        </w:rPr>
        <w:t>Y</w:t>
      </w:r>
      <w:r w:rsidR="00F969E8" w:rsidRPr="00B4207D">
        <w:rPr>
          <w:rFonts w:ascii="Times New Roman" w:hAnsi="Times New Roman" w:cs="Times New Roman"/>
          <w:sz w:val="24"/>
          <w:szCs w:val="24"/>
        </w:rPr>
        <w:t xml:space="preserve"> </w:t>
      </w:r>
      <w:r w:rsidR="00F969E8">
        <w:rPr>
          <w:rFonts w:ascii="Times New Roman" w:hAnsi="Times New Roman" w:cs="Times New Roman"/>
          <w:sz w:val="24"/>
          <w:szCs w:val="24"/>
        </w:rPr>
        <w:t xml:space="preserve">total </w:t>
      </w:r>
      <w:r w:rsidR="00F969E8" w:rsidRPr="00B4207D">
        <w:rPr>
          <w:rFonts w:ascii="Times New Roman" w:hAnsi="Times New Roman" w:cs="Times New Roman"/>
          <w:sz w:val="24"/>
          <w:szCs w:val="24"/>
        </w:rPr>
        <w:t>years</w:t>
      </w:r>
      <w:r w:rsidR="00F969E8">
        <w:rPr>
          <w:rFonts w:ascii="Times New Roman" w:hAnsi="Times New Roman" w:cs="Times New Roman"/>
          <w:sz w:val="24"/>
          <w:szCs w:val="24"/>
        </w:rPr>
        <w:t xml:space="preserve"> that have observer coverage, in each replicate of the simulation.</w:t>
      </w:r>
      <w:r w:rsidR="004178C2">
        <w:rPr>
          <w:rFonts w:ascii="Times New Roman" w:hAnsi="Times New Roman" w:cs="Times New Roman"/>
          <w:sz w:val="24"/>
          <w:szCs w:val="24"/>
        </w:rPr>
        <w:t xml:space="preserve"> </w:t>
      </w:r>
      <w:r w:rsidR="00734204" w:rsidRPr="003B54F1">
        <w:rPr>
          <w:rFonts w:ascii="Times New Roman" w:hAnsi="Times New Roman" w:cs="Times New Roman"/>
          <w:sz w:val="24"/>
          <w:szCs w:val="24"/>
        </w:rPr>
        <w:t>The population is simulated for 100 years total</w:t>
      </w:r>
      <w:r w:rsidR="00734204">
        <w:rPr>
          <w:rFonts w:ascii="Times New Roman" w:hAnsi="Times New Roman" w:cs="Times New Roman"/>
          <w:sz w:val="24"/>
          <w:szCs w:val="24"/>
        </w:rPr>
        <w:t>,</w:t>
      </w:r>
      <w:r w:rsidR="00734204" w:rsidRPr="003B54F1">
        <w:rPr>
          <w:rFonts w:ascii="Times New Roman" w:hAnsi="Times New Roman" w:cs="Times New Roman"/>
          <w:sz w:val="24"/>
          <w:szCs w:val="24"/>
        </w:rPr>
        <w:t xml:space="preserve"> </w:t>
      </w:r>
      <w:r w:rsidR="00734204">
        <w:rPr>
          <w:rFonts w:ascii="Times New Roman" w:hAnsi="Times New Roman" w:cs="Times New Roman"/>
          <w:sz w:val="24"/>
          <w:szCs w:val="24"/>
        </w:rPr>
        <w:t>allowing</w:t>
      </w:r>
      <w:r w:rsidR="00734204" w:rsidRPr="003B54F1">
        <w:rPr>
          <w:rFonts w:ascii="Times New Roman" w:hAnsi="Times New Roman" w:cs="Times New Roman"/>
          <w:sz w:val="24"/>
          <w:szCs w:val="24"/>
        </w:rPr>
        <w:t xml:space="preserve"> burn-in, but only the last </w:t>
      </w:r>
      <w:r w:rsidR="00734204">
        <w:rPr>
          <w:rFonts w:ascii="Times New Roman" w:hAnsi="Times New Roman" w:cs="Times New Roman"/>
          <w:i/>
          <w:sz w:val="24"/>
          <w:szCs w:val="24"/>
        </w:rPr>
        <w:t>Y</w:t>
      </w:r>
      <w:r w:rsidR="00734204" w:rsidRPr="003B54F1">
        <w:rPr>
          <w:rFonts w:ascii="Times New Roman" w:hAnsi="Times New Roman" w:cs="Times New Roman"/>
          <w:sz w:val="24"/>
          <w:szCs w:val="24"/>
        </w:rPr>
        <w:t xml:space="preserve"> years have fishing activity</w:t>
      </w:r>
      <w:r w:rsidR="00734204">
        <w:rPr>
          <w:rFonts w:ascii="Times New Roman" w:hAnsi="Times New Roman" w:cs="Times New Roman"/>
          <w:sz w:val="24"/>
          <w:szCs w:val="24"/>
        </w:rPr>
        <w:t xml:space="preserve"> and observer coverage. Note there could be years with fishing activity but no observer coverage, depending on parameterization</w:t>
      </w:r>
      <w:r w:rsidR="00734204" w:rsidRPr="003B54F1">
        <w:rPr>
          <w:rFonts w:ascii="Times New Roman" w:hAnsi="Times New Roman" w:cs="Times New Roman"/>
          <w:sz w:val="24"/>
          <w:szCs w:val="24"/>
        </w:rPr>
        <w:t>.</w:t>
      </w:r>
    </w:p>
    <w:p w14:paraId="0208242C" w14:textId="77777777" w:rsidR="00734204" w:rsidRDefault="00734204" w:rsidP="00F969E8">
      <w:pPr>
        <w:pStyle w:val="NoSpacing"/>
        <w:rPr>
          <w:rFonts w:ascii="Times New Roman" w:hAnsi="Times New Roman" w:cs="Times New Roman"/>
          <w:sz w:val="24"/>
          <w:szCs w:val="24"/>
        </w:rPr>
      </w:pPr>
    </w:p>
    <w:p w14:paraId="76DF23FC" w14:textId="42624434" w:rsidR="00F969E8" w:rsidRDefault="00F969E8" w:rsidP="00536885">
      <w:pPr>
        <w:pStyle w:val="FootnoteText"/>
        <w:rPr>
          <w:rFonts w:ascii="Times New Roman" w:hAnsi="Times New Roman" w:cs="Times New Roman"/>
          <w:sz w:val="24"/>
          <w:szCs w:val="24"/>
        </w:rPr>
      </w:pPr>
      <w:r>
        <w:rPr>
          <w:rFonts w:ascii="Times New Roman" w:hAnsi="Times New Roman" w:cs="Times New Roman"/>
          <w:sz w:val="24"/>
          <w:szCs w:val="24"/>
        </w:rPr>
        <w:t xml:space="preserve">We take fishing mortality from the operating model as exogenous, simulating haul level data until total catches equal what is dictated by the operating model. Therefore the fishing mortality from the biological operating model dictates total catches, while the fishing model only simulates how fishers would make spatial decisions and potentially choose </w:t>
      </w:r>
      <w:r w:rsidR="009B7147">
        <w:rPr>
          <w:rFonts w:ascii="Times New Roman" w:hAnsi="Times New Roman" w:cs="Times New Roman"/>
          <w:sz w:val="24"/>
          <w:szCs w:val="24"/>
        </w:rPr>
        <w:t>area</w:t>
      </w:r>
      <w:r>
        <w:rPr>
          <w:rFonts w:ascii="Times New Roman" w:hAnsi="Times New Roman" w:cs="Times New Roman"/>
          <w:sz w:val="24"/>
          <w:szCs w:val="24"/>
        </w:rPr>
        <w:t xml:space="preserve">s with greater </w:t>
      </w:r>
      <w:r w:rsidR="0001630F">
        <w:rPr>
          <w:rFonts w:ascii="Times New Roman" w:hAnsi="Times New Roman" w:cs="Times New Roman"/>
          <w:sz w:val="24"/>
          <w:szCs w:val="24"/>
        </w:rPr>
        <w:t>realized</w:t>
      </w:r>
      <w:r>
        <w:rPr>
          <w:rFonts w:ascii="Times New Roman" w:hAnsi="Times New Roman" w:cs="Times New Roman"/>
          <w:sz w:val="24"/>
          <w:szCs w:val="24"/>
        </w:rPr>
        <w:t xml:space="preserve"> </w:t>
      </w:r>
      <w:r w:rsidR="00DF5F13">
        <w:rPr>
          <w:rFonts w:ascii="Times New Roman" w:hAnsi="Times New Roman" w:cs="Times New Roman"/>
          <w:sz w:val="24"/>
          <w:szCs w:val="24"/>
        </w:rPr>
        <w:t>CPUE</w:t>
      </w:r>
      <w:r>
        <w:rPr>
          <w:rFonts w:ascii="Times New Roman" w:hAnsi="Times New Roman" w:cs="Times New Roman"/>
          <w:sz w:val="24"/>
          <w:szCs w:val="24"/>
        </w:rPr>
        <w:t>. This is akin to a fishery where</w:t>
      </w:r>
      <w:r w:rsidR="007471A3">
        <w:rPr>
          <w:rFonts w:ascii="Times New Roman" w:hAnsi="Times New Roman" w:cs="Times New Roman"/>
          <w:sz w:val="24"/>
          <w:szCs w:val="24"/>
        </w:rPr>
        <w:t>,</w:t>
      </w:r>
      <w:r>
        <w:rPr>
          <w:rFonts w:ascii="Times New Roman" w:hAnsi="Times New Roman" w:cs="Times New Roman"/>
          <w:sz w:val="24"/>
          <w:szCs w:val="24"/>
        </w:rPr>
        <w:t xml:space="preserve"> for example</w:t>
      </w:r>
      <w:r w:rsidR="007471A3">
        <w:rPr>
          <w:rFonts w:ascii="Times New Roman" w:hAnsi="Times New Roman" w:cs="Times New Roman"/>
          <w:sz w:val="24"/>
          <w:szCs w:val="24"/>
        </w:rPr>
        <w:t>,</w:t>
      </w:r>
      <w:r>
        <w:rPr>
          <w:rFonts w:ascii="Times New Roman" w:hAnsi="Times New Roman" w:cs="Times New Roman"/>
          <w:sz w:val="24"/>
          <w:szCs w:val="24"/>
        </w:rPr>
        <w:t xml:space="preserve"> management sets a total allowable catch (TAC), and the TAC is always fulfilled in our fishery.</w:t>
      </w:r>
      <w:del w:id="61" w:author="Allen.Chen" w:date="2025-03-06T16:06:00Z">
        <w:r w:rsidR="00EE690E" w:rsidDel="00536885">
          <w:rPr>
            <w:rStyle w:val="FootnoteReference"/>
            <w:rFonts w:ascii="Times New Roman" w:hAnsi="Times New Roman" w:cs="Times New Roman"/>
            <w:sz w:val="24"/>
            <w:szCs w:val="24"/>
          </w:rPr>
          <w:footnoteReference w:id="3"/>
        </w:r>
      </w:del>
      <w:r w:rsidR="00734204">
        <w:rPr>
          <w:rFonts w:ascii="Times New Roman" w:hAnsi="Times New Roman" w:cs="Times New Roman"/>
          <w:sz w:val="24"/>
          <w:szCs w:val="24"/>
        </w:rPr>
        <w:t xml:space="preserve"> </w:t>
      </w:r>
      <w:ins w:id="64" w:author="Allen.Chen" w:date="2025-03-06T16:05:00Z">
        <w:r w:rsidR="00536885" w:rsidRPr="00CE75C6">
          <w:rPr>
            <w:rFonts w:ascii="Times New Roman" w:hAnsi="Times New Roman" w:cs="Times New Roman"/>
            <w:sz w:val="24"/>
            <w:szCs w:val="24"/>
          </w:rPr>
          <w:t>An extension for future research could be to estimate the effects from declines in effort.</w:t>
        </w:r>
        <w:r w:rsidR="00536885">
          <w:rPr>
            <w:rFonts w:ascii="Times New Roman" w:hAnsi="Times New Roman" w:cs="Times New Roman"/>
            <w:sz w:val="24"/>
            <w:szCs w:val="24"/>
          </w:rPr>
          <w:t xml:space="preserve"> Also </w:t>
        </w:r>
      </w:ins>
      <w:del w:id="65" w:author="Allen.Chen" w:date="2025-03-06T16:05:00Z">
        <w:r w:rsidR="00734204" w:rsidDel="00536885">
          <w:rPr>
            <w:rFonts w:ascii="Times New Roman" w:hAnsi="Times New Roman" w:cs="Times New Roman"/>
            <w:sz w:val="24"/>
            <w:szCs w:val="24"/>
          </w:rPr>
          <w:delText>N</w:delText>
        </w:r>
      </w:del>
      <w:ins w:id="66" w:author="Allen.Chen" w:date="2025-03-06T16:05:00Z">
        <w:r w:rsidR="00536885">
          <w:rPr>
            <w:rFonts w:ascii="Times New Roman" w:hAnsi="Times New Roman" w:cs="Times New Roman"/>
            <w:sz w:val="24"/>
            <w:szCs w:val="24"/>
          </w:rPr>
          <w:t>n</w:t>
        </w:r>
      </w:ins>
      <w:r w:rsidR="00734204">
        <w:rPr>
          <w:rFonts w:ascii="Times New Roman" w:hAnsi="Times New Roman" w:cs="Times New Roman"/>
          <w:sz w:val="24"/>
          <w:szCs w:val="24"/>
        </w:rPr>
        <w:t xml:space="preserve">ote that fishery size selectivity is assumed to be independent of catch </w:t>
      </w:r>
      <w:r w:rsidR="00DF5C37">
        <w:rPr>
          <w:rFonts w:ascii="Times New Roman" w:hAnsi="Times New Roman" w:cs="Times New Roman"/>
          <w:sz w:val="24"/>
          <w:szCs w:val="24"/>
        </w:rPr>
        <w:t>area</w:t>
      </w:r>
      <w:del w:id="67" w:author="Allen.Chen" w:date="2025-03-06T16:06:00Z">
        <w:r w:rsidR="00734204" w:rsidDel="00536885">
          <w:rPr>
            <w:rFonts w:ascii="Times New Roman" w:hAnsi="Times New Roman" w:cs="Times New Roman"/>
            <w:sz w:val="24"/>
            <w:szCs w:val="24"/>
          </w:rPr>
          <w:delText>; we leave fisher size selection and</w:delText>
        </w:r>
      </w:del>
      <w:ins w:id="68" w:author="Allen.Chen" w:date="2025-03-06T16:06:00Z">
        <w:r w:rsidR="00536885">
          <w:rPr>
            <w:rFonts w:ascii="Times New Roman" w:hAnsi="Times New Roman" w:cs="Times New Roman"/>
            <w:sz w:val="24"/>
            <w:szCs w:val="24"/>
          </w:rPr>
          <w:t xml:space="preserve">, and we do not estimate an </w:t>
        </w:r>
      </w:ins>
      <w:del w:id="69" w:author="Allen.Chen" w:date="2025-03-06T16:06:00Z">
        <w:r w:rsidR="00734204" w:rsidDel="00536885">
          <w:rPr>
            <w:rFonts w:ascii="Times New Roman" w:hAnsi="Times New Roman" w:cs="Times New Roman"/>
            <w:sz w:val="24"/>
            <w:szCs w:val="24"/>
          </w:rPr>
          <w:delText xml:space="preserve"> its </w:delText>
        </w:r>
      </w:del>
      <w:r w:rsidR="00734204">
        <w:rPr>
          <w:rFonts w:ascii="Times New Roman" w:hAnsi="Times New Roman" w:cs="Times New Roman"/>
          <w:sz w:val="24"/>
          <w:szCs w:val="24"/>
        </w:rPr>
        <w:t>impact on size/age structure</w:t>
      </w:r>
      <w:del w:id="70" w:author="Allen.Chen" w:date="2025-03-06T16:06:00Z">
        <w:r w:rsidR="00734204" w:rsidDel="00536885">
          <w:rPr>
            <w:rFonts w:ascii="Times New Roman" w:hAnsi="Times New Roman" w:cs="Times New Roman"/>
            <w:sz w:val="24"/>
            <w:szCs w:val="24"/>
          </w:rPr>
          <w:delText xml:space="preserve"> for future work</w:delText>
        </w:r>
      </w:del>
      <w:r w:rsidR="00734204">
        <w:rPr>
          <w:rFonts w:ascii="Times New Roman" w:hAnsi="Times New Roman" w:cs="Times New Roman"/>
          <w:sz w:val="24"/>
          <w:szCs w:val="24"/>
        </w:rPr>
        <w:t>.</w:t>
      </w:r>
    </w:p>
    <w:p w14:paraId="09287022" w14:textId="67F71B04" w:rsidR="00D7107D" w:rsidRDefault="00D7107D" w:rsidP="00F969E8">
      <w:pPr>
        <w:pStyle w:val="NoSpacing"/>
        <w:rPr>
          <w:rFonts w:ascii="Times New Roman" w:hAnsi="Times New Roman" w:cs="Times New Roman"/>
          <w:sz w:val="24"/>
          <w:szCs w:val="24"/>
        </w:rPr>
      </w:pPr>
    </w:p>
    <w:p w14:paraId="75C055FF" w14:textId="67E19501" w:rsidR="002809D7" w:rsidRPr="00610D7F" w:rsidRDefault="002809D7">
      <w:pPr>
        <w:pStyle w:val="Heading3"/>
        <w:rPr>
          <w:ins w:id="71" w:author="Allen.Chen" w:date="2025-03-11T16:07:00Z"/>
          <w:rFonts w:ascii="Times New Roman" w:hAnsi="Times New Roman" w:cs="Times New Roman"/>
          <w:rPrChange w:id="72" w:author="Allen.Chen" w:date="2025-03-11T19:02:00Z">
            <w:rPr>
              <w:ins w:id="73" w:author="Allen.Chen" w:date="2025-03-11T16:07:00Z"/>
            </w:rPr>
          </w:rPrChange>
        </w:rPr>
        <w:pPrChange w:id="74" w:author="Allen.Chen" w:date="2025-03-11T16:07:00Z">
          <w:pPr>
            <w:pStyle w:val="NoSpacing"/>
          </w:pPr>
        </w:pPrChange>
      </w:pPr>
      <w:ins w:id="75" w:author="Allen.Chen" w:date="2025-03-11T16:08:00Z">
        <w:r w:rsidRPr="00610D7F">
          <w:rPr>
            <w:rFonts w:ascii="Times New Roman" w:hAnsi="Times New Roman" w:cs="Times New Roman"/>
            <w:rPrChange w:id="76" w:author="Allen.Chen" w:date="2025-03-11T19:02:00Z">
              <w:rPr/>
            </w:rPrChange>
          </w:rPr>
          <w:t xml:space="preserve">2.2.1 Modeling fishing behavior </w:t>
        </w:r>
      </w:ins>
    </w:p>
    <w:p w14:paraId="105B7B9F" w14:textId="00DE932A" w:rsidR="00D7107D" w:rsidRPr="00B4207D" w:rsidRDefault="00BC7F4D" w:rsidP="00D7107D">
      <w:pPr>
        <w:pStyle w:val="NoSpacing"/>
        <w:rPr>
          <w:rFonts w:ascii="Times New Roman" w:hAnsi="Times New Roman" w:cs="Times New Roman"/>
          <w:sz w:val="24"/>
          <w:szCs w:val="24"/>
        </w:rPr>
      </w:pPr>
      <w:r>
        <w:rPr>
          <w:rFonts w:ascii="Times New Roman" w:hAnsi="Times New Roman" w:cs="Times New Roman"/>
          <w:sz w:val="24"/>
          <w:szCs w:val="24"/>
        </w:rPr>
        <w:t>For each simulated haul, we first s</w:t>
      </w:r>
      <w:r w:rsidR="00D7107D" w:rsidRPr="00B4207D">
        <w:rPr>
          <w:rFonts w:ascii="Times New Roman" w:hAnsi="Times New Roman" w:cs="Times New Roman"/>
          <w:sz w:val="24"/>
          <w:szCs w:val="24"/>
        </w:rPr>
        <w:t xml:space="preserve">pecify the catch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 xml:space="preserve"> </m:t>
        </m:r>
      </m:oMath>
      <w:r w:rsidR="00D7107D" w:rsidRPr="00B4207D">
        <w:rPr>
          <w:rFonts w:ascii="Times New Roman" w:hAnsi="Times New Roman" w:cs="Times New Roman"/>
          <w:sz w:val="24"/>
          <w:szCs w:val="24"/>
        </w:rPr>
        <w:t xml:space="preserve">at </w:t>
      </w:r>
      <w:r w:rsidR="009B7147">
        <w:rPr>
          <w:rFonts w:ascii="Times New Roman" w:hAnsi="Times New Roman" w:cs="Times New Roman"/>
          <w:sz w:val="24"/>
          <w:szCs w:val="24"/>
        </w:rPr>
        <w:t>area</w:t>
      </w:r>
      <w:r w:rsidR="00D7107D" w:rsidRPr="00B4207D">
        <w:rPr>
          <w:rFonts w:ascii="Times New Roman" w:hAnsi="Times New Roman" w:cs="Times New Roman"/>
          <w:sz w:val="24"/>
          <w:szCs w:val="24"/>
        </w:rPr>
        <w:t xml:space="preserve"> </w:t>
      </w:r>
      <w:r w:rsidR="00D7107D" w:rsidRPr="00B4207D">
        <w:rPr>
          <w:rFonts w:ascii="Times New Roman" w:hAnsi="Times New Roman" w:cs="Times New Roman"/>
          <w:i/>
          <w:sz w:val="24"/>
          <w:szCs w:val="24"/>
        </w:rPr>
        <w:t xml:space="preserve">j </w:t>
      </w:r>
      <w:r w:rsidR="00D7107D" w:rsidRPr="00B4207D">
        <w:rPr>
          <w:rFonts w:ascii="Times New Roman" w:hAnsi="Times New Roman" w:cs="Times New Roman"/>
          <w:sz w:val="24"/>
          <w:szCs w:val="24"/>
        </w:rPr>
        <w:t xml:space="preserve">on the </w:t>
      </w:r>
      <w:r w:rsidR="00D7107D" w:rsidRPr="00B4207D">
        <w:rPr>
          <w:rFonts w:ascii="Times New Roman" w:hAnsi="Times New Roman" w:cs="Times New Roman"/>
          <w:i/>
          <w:sz w:val="24"/>
          <w:szCs w:val="24"/>
        </w:rPr>
        <w:t>i</w:t>
      </w:r>
      <w:r w:rsidR="00D7107D" w:rsidRPr="00B4207D">
        <w:rPr>
          <w:rFonts w:ascii="Times New Roman" w:hAnsi="Times New Roman" w:cs="Times New Roman"/>
          <w:i/>
          <w:sz w:val="24"/>
          <w:szCs w:val="24"/>
          <w:vertAlign w:val="superscript"/>
        </w:rPr>
        <w:t>th</w:t>
      </w:r>
      <w:r w:rsidR="00D7107D" w:rsidRPr="00B4207D">
        <w:rPr>
          <w:rFonts w:ascii="Times New Roman" w:hAnsi="Times New Roman" w:cs="Times New Roman"/>
          <w:i/>
          <w:sz w:val="24"/>
          <w:szCs w:val="24"/>
        </w:rPr>
        <w:t xml:space="preserve"> </w:t>
      </w:r>
      <w:r w:rsidR="00D7107D" w:rsidRPr="00B4207D">
        <w:rPr>
          <w:rFonts w:ascii="Times New Roman" w:hAnsi="Times New Roman" w:cs="Times New Roman"/>
          <w:sz w:val="24"/>
          <w:szCs w:val="24"/>
        </w:rPr>
        <w:t>haul occasion as a linear combination of covariates</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X</m:t>
            </m:r>
          </m:e>
          <m:sub>
            <m:r>
              <w:rPr>
                <w:rFonts w:ascii="Cambria Math" w:eastAsiaTheme="minorEastAsia" w:hAnsi="Cambria Math" w:cs="Times New Roman"/>
                <w:sz w:val="24"/>
                <w:szCs w:val="24"/>
              </w:rPr>
              <m:t>ij</m:t>
            </m:r>
          </m:sub>
        </m:sSub>
      </m:oMath>
      <w:r w:rsidR="00463EC2">
        <w:rPr>
          <w:rFonts w:ascii="Times New Roman" w:eastAsiaTheme="minorEastAsia" w:hAnsi="Times New Roman" w:cs="Times New Roman"/>
          <w:sz w:val="24"/>
          <w:szCs w:val="24"/>
        </w:rPr>
        <w:t xml:space="preserve"> with dimension </w:t>
      </w:r>
      <w:r w:rsidR="00463EC2" w:rsidRPr="00463EC2">
        <w:rPr>
          <w:rFonts w:ascii="Times New Roman" w:eastAsiaTheme="minorEastAsia" w:hAnsi="Times New Roman" w:cs="Times New Roman"/>
          <w:i/>
          <w:sz w:val="24"/>
          <w:szCs w:val="24"/>
        </w:rPr>
        <w:t>1xn</w:t>
      </w:r>
      <w:r w:rsidR="00463EC2">
        <w:rPr>
          <w:rFonts w:ascii="Times New Roman" w:eastAsiaTheme="minorEastAsia" w:hAnsi="Times New Roman" w:cs="Times New Roman"/>
          <w:i/>
          <w:sz w:val="24"/>
          <w:szCs w:val="24"/>
        </w:rPr>
        <w:t xml:space="preserve"> </w:t>
      </w:r>
      <w:r w:rsidR="00463EC2">
        <w:rPr>
          <w:rFonts w:ascii="Times New Roman" w:eastAsiaTheme="minorEastAsia" w:hAnsi="Times New Roman" w:cs="Times New Roman"/>
          <w:sz w:val="24"/>
          <w:szCs w:val="24"/>
        </w:rPr>
        <w:t xml:space="preserve">where </w:t>
      </w:r>
      <w:r w:rsidR="00463EC2">
        <w:rPr>
          <w:rFonts w:ascii="Times New Roman" w:eastAsiaTheme="minorEastAsia" w:hAnsi="Times New Roman" w:cs="Times New Roman"/>
          <w:i/>
          <w:sz w:val="24"/>
          <w:szCs w:val="24"/>
        </w:rPr>
        <w:t>n</w:t>
      </w:r>
      <w:r w:rsidR="00463EC2">
        <w:rPr>
          <w:rFonts w:ascii="Times New Roman" w:eastAsiaTheme="minorEastAsia" w:hAnsi="Times New Roman" w:cs="Times New Roman"/>
          <w:sz w:val="24"/>
          <w:szCs w:val="24"/>
        </w:rPr>
        <w:t xml:space="preserve"> equals the number of vessel-specific covariates</w:t>
      </w:r>
      <w:r w:rsidR="00D7107D" w:rsidRPr="00B4207D">
        <w:rPr>
          <w:rFonts w:ascii="Times New Roman" w:hAnsi="Times New Roman" w:cs="Times New Roman"/>
          <w:sz w:val="24"/>
          <w:szCs w:val="24"/>
        </w:rPr>
        <w:t xml:space="preserve">, scaled by </w:t>
      </w:r>
      <w:r w:rsidR="009B7147">
        <w:rPr>
          <w:rFonts w:ascii="Times New Roman" w:hAnsi="Times New Roman" w:cs="Times New Roman"/>
          <w:sz w:val="24"/>
          <w:szCs w:val="24"/>
        </w:rPr>
        <w:t>area</w:t>
      </w:r>
      <w:r w:rsidR="00D7107D" w:rsidRPr="00B4207D">
        <w:rPr>
          <w:rFonts w:ascii="Times New Roman" w:hAnsi="Times New Roman" w:cs="Times New Roman"/>
          <w:sz w:val="24"/>
          <w:szCs w:val="24"/>
        </w:rPr>
        <w:t>-specific coefficient</w:t>
      </w:r>
      <w:r w:rsidR="00D7107D" w:rsidRPr="00B4207D">
        <w:rPr>
          <w:rFonts w:ascii="Times New Roman" w:eastAsiaTheme="minorEastAsia" w:hAnsi="Times New Roman" w:cs="Times New Roman"/>
          <w:sz w:val="24"/>
          <w:szCs w:val="24"/>
        </w:rPr>
        <w:t>s</w:t>
      </w:r>
      <m:oMath>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j</m:t>
            </m:r>
          </m:sub>
        </m:sSub>
      </m:oMath>
      <w:r w:rsidR="00463EC2">
        <w:rPr>
          <w:rFonts w:ascii="Times New Roman" w:eastAsiaTheme="minorEastAsia" w:hAnsi="Times New Roman" w:cs="Times New Roman"/>
          <w:sz w:val="24"/>
          <w:szCs w:val="24"/>
        </w:rPr>
        <w:t xml:space="preserve"> with dimension </w:t>
      </w:r>
      <w:r w:rsidR="00463EC2" w:rsidRPr="00463EC2">
        <w:rPr>
          <w:rFonts w:ascii="Times New Roman" w:eastAsiaTheme="minorEastAsia" w:hAnsi="Times New Roman" w:cs="Times New Roman"/>
          <w:i/>
          <w:sz w:val="24"/>
          <w:szCs w:val="24"/>
        </w:rPr>
        <w:t>nx1</w:t>
      </w:r>
      <w:r w:rsidR="00D7107D" w:rsidRPr="00B4207D">
        <w:rPr>
          <w:rFonts w:ascii="Times New Roman" w:eastAsiaTheme="minorEastAsia" w:hAnsi="Times New Roman" w:cs="Times New Roman"/>
          <w:sz w:val="24"/>
          <w:szCs w:val="24"/>
        </w:rPr>
        <w:t xml:space="preserve">, </w:t>
      </w:r>
      <w:r w:rsidR="009B7147">
        <w:rPr>
          <w:rFonts w:ascii="Times New Roman" w:eastAsiaTheme="minorEastAsia" w:hAnsi="Times New Roman" w:cs="Times New Roman"/>
          <w:sz w:val="24"/>
          <w:szCs w:val="24"/>
        </w:rPr>
        <w:t>an area</w:t>
      </w:r>
      <w:r w:rsidR="00D7107D">
        <w:rPr>
          <w:rFonts w:ascii="Times New Roman" w:eastAsiaTheme="minorEastAsia" w:hAnsi="Times New Roman" w:cs="Times New Roman"/>
          <w:sz w:val="24"/>
          <w:szCs w:val="24"/>
        </w:rPr>
        <w:t xml:space="preserve">-specific </w:t>
      </w:r>
      <w:r w:rsidR="00D7107D">
        <w:rPr>
          <w:rFonts w:ascii="Times New Roman" w:eastAsiaTheme="minorEastAsia" w:hAnsi="Times New Roman" w:cs="Times New Roman"/>
          <w:sz w:val="24"/>
          <w:szCs w:val="24"/>
        </w:rPr>
        <w:lastRenderedPageBreak/>
        <w:t>constant</w:t>
      </w:r>
      <m:oMath>
        <m:r>
          <w:rPr>
            <w:rFonts w:ascii="Cambria Math" w:eastAsiaTheme="minorEastAsia" w:hAnsi="Cambria Math" w:cs="Times New Roman"/>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j</m:t>
            </m:r>
          </m:sub>
        </m:sSub>
      </m:oMath>
      <w:r w:rsidR="00D7107D">
        <w:rPr>
          <w:rFonts w:ascii="Times New Roman" w:eastAsiaTheme="minorEastAsia" w:hAnsi="Times New Roman" w:cs="Times New Roman"/>
          <w:sz w:val="24"/>
          <w:szCs w:val="24"/>
        </w:rPr>
        <w:t xml:space="preserve">, </w:t>
      </w:r>
      <w:r w:rsidR="00D7107D" w:rsidRPr="00B4207D">
        <w:rPr>
          <w:rFonts w:ascii="Times New Roman" w:hAnsi="Times New Roman" w:cs="Times New Roman"/>
          <w:sz w:val="24"/>
          <w:szCs w:val="24"/>
        </w:rPr>
        <w:t>plus some unobservable variation</w:t>
      </w:r>
      <m:oMath>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oMath>
      <w:r w:rsidR="00EE690E">
        <w:rPr>
          <w:rFonts w:ascii="Times New Roman" w:eastAsiaTheme="minorEastAsia" w:hAnsi="Times New Roman" w:cs="Times New Roman"/>
          <w:sz w:val="24"/>
          <w:szCs w:val="24"/>
        </w:rPr>
        <w:t xml:space="preserve"> (Chen et al. 202</w:t>
      </w:r>
      <w:r w:rsidR="003735AD">
        <w:rPr>
          <w:rFonts w:ascii="Times New Roman" w:eastAsiaTheme="minorEastAsia" w:hAnsi="Times New Roman" w:cs="Times New Roman"/>
          <w:sz w:val="24"/>
          <w:szCs w:val="24"/>
        </w:rPr>
        <w:t>3</w:t>
      </w:r>
      <w:r w:rsidR="00EE690E">
        <w:rPr>
          <w:rFonts w:ascii="Times New Roman" w:eastAsiaTheme="minorEastAsia" w:hAnsi="Times New Roman" w:cs="Times New Roman"/>
          <w:sz w:val="24"/>
          <w:szCs w:val="24"/>
        </w:rPr>
        <w:t>)</w:t>
      </w:r>
      <w:r w:rsidR="00463EC2">
        <w:rPr>
          <w:rFonts w:ascii="Times New Roman" w:eastAsiaTheme="minorEastAsia" w:hAnsi="Times New Roman" w:cs="Times New Roman"/>
          <w:sz w:val="24"/>
          <w:szCs w:val="24"/>
        </w:rPr>
        <w:t xml:space="preserve">, 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oMath>
      <w:r w:rsidR="00463EC2">
        <w:rPr>
          <w:rFonts w:ascii="Times New Roman" w:eastAsiaTheme="minorEastAsia" w:hAnsi="Times New Roman" w:cs="Times New Roman"/>
          <w:sz w:val="24"/>
          <w:szCs w:val="24"/>
        </w:rPr>
        <w:t xml:space="preserve"> represents vector multiplication</w:t>
      </w:r>
      <w:r w:rsidR="00D7107D" w:rsidRPr="00B4207D">
        <w:rPr>
          <w:rFonts w:ascii="Times New Roman" w:hAnsi="Times New Roman" w:cs="Times New Roman"/>
          <w:sz w:val="24"/>
          <w:szCs w:val="24"/>
        </w:rPr>
        <w:t xml:space="preserve">. </w:t>
      </w:r>
      <w:r w:rsidR="00734204">
        <w:rPr>
          <w:rFonts w:ascii="Times New Roman" w:eastAsiaTheme="minorEastAsia" w:hAnsi="Times New Roman" w:cs="Times New Roman"/>
          <w:sz w:val="24"/>
          <w:szCs w:val="24"/>
        </w:rPr>
        <w:t>Vessel-specific covariates</w:t>
      </w:r>
      <w:r w:rsidR="00734204">
        <w:rPr>
          <w:rFonts w:ascii="Times New Roman" w:hAnsi="Times New Roman" w:cs="Times New Roman"/>
          <w:sz w:val="24"/>
          <w:szCs w:val="24"/>
        </w:rPr>
        <w:t xml:space="preserve"> </w:t>
      </w:r>
      <w:r w:rsidR="00734204" w:rsidRPr="00F40ADA">
        <w:rPr>
          <w:rFonts w:ascii="Times New Roman" w:hAnsi="Times New Roman" w:cs="Times New Roman"/>
          <w:sz w:val="24"/>
          <w:szCs w:val="24"/>
        </w:rPr>
        <w:t xml:space="preserve">could include vessel characteristics or </w:t>
      </w:r>
      <w:r w:rsidR="00734204">
        <w:rPr>
          <w:rFonts w:ascii="Times New Roman" w:hAnsi="Times New Roman" w:cs="Times New Roman"/>
          <w:sz w:val="24"/>
          <w:szCs w:val="24"/>
        </w:rPr>
        <w:t>previous</w:t>
      </w:r>
      <w:r w:rsidR="00734204" w:rsidRPr="00F40ADA">
        <w:rPr>
          <w:rFonts w:ascii="Times New Roman" w:hAnsi="Times New Roman" w:cs="Times New Roman"/>
          <w:sz w:val="24"/>
          <w:szCs w:val="24"/>
        </w:rPr>
        <w:t xml:space="preserve"> catches</w:t>
      </w:r>
      <w:r w:rsidR="00734204">
        <w:rPr>
          <w:rFonts w:ascii="Times New Roman" w:hAnsi="Times New Roman" w:cs="Times New Roman"/>
          <w:sz w:val="24"/>
          <w:szCs w:val="24"/>
        </w:rPr>
        <w:t xml:space="preserve"> in an area, for example. </w:t>
      </w:r>
      <w:r w:rsidR="00D7107D" w:rsidRPr="00B4207D">
        <w:rPr>
          <w:rFonts w:ascii="Times New Roman" w:hAnsi="Times New Roman" w:cs="Times New Roman"/>
          <w:sz w:val="24"/>
          <w:szCs w:val="24"/>
        </w:rPr>
        <w:t xml:space="preserve">We allow part of this variation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f</m:t>
            </m:r>
          </m:sup>
        </m:sSubSup>
      </m:oMath>
      <w:r w:rsidR="00D7107D" w:rsidRPr="00B4207D">
        <w:rPr>
          <w:rFonts w:ascii="Times New Roman" w:hAnsi="Times New Roman" w:cs="Times New Roman"/>
          <w:sz w:val="24"/>
          <w:szCs w:val="24"/>
        </w:rPr>
        <w:t xml:space="preserve"> to be known by the fisher, while the remainder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s</m:t>
            </m:r>
          </m:sup>
        </m:sSubSup>
        <m:r>
          <w:rPr>
            <w:rFonts w:ascii="Cambria Math" w:eastAsiaTheme="minorEastAsia" w:hAnsi="Cambria Math" w:cs="Times New Roman"/>
            <w:sz w:val="24"/>
            <w:szCs w:val="24"/>
          </w:rPr>
          <m:t xml:space="preserve"> </m:t>
        </m:r>
      </m:oMath>
      <w:r w:rsidR="00D7107D" w:rsidRPr="00B4207D">
        <w:rPr>
          <w:rFonts w:ascii="Times New Roman" w:hAnsi="Times New Roman" w:cs="Times New Roman"/>
          <w:sz w:val="24"/>
          <w:szCs w:val="24"/>
        </w:rPr>
        <w:t>is stochastic: the specific form of our selection bias results from private information known to the fisher that is unobserved by the analyst.</w:t>
      </w:r>
    </w:p>
    <w:p w14:paraId="20A234BE" w14:textId="77777777" w:rsidR="00D7107D" w:rsidRPr="00B4207D" w:rsidRDefault="00D7107D" w:rsidP="00D7107D">
      <w:pPr>
        <w:pStyle w:val="NoSpacing"/>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7107D" w:rsidRPr="00B4207D" w14:paraId="22244E1F" w14:textId="77777777" w:rsidTr="00E454D1">
        <w:tc>
          <w:tcPr>
            <w:tcW w:w="350" w:type="pct"/>
          </w:tcPr>
          <w:p w14:paraId="09CE166C" w14:textId="77777777" w:rsidR="00D7107D" w:rsidRPr="00B4207D" w:rsidRDefault="00D7107D" w:rsidP="00E454D1">
            <w:pPr>
              <w:pStyle w:val="NoSpacing"/>
              <w:rPr>
                <w:rFonts w:eastAsiaTheme="minorEastAsia"/>
                <w:sz w:val="24"/>
                <w:szCs w:val="24"/>
              </w:rPr>
            </w:pPr>
          </w:p>
        </w:tc>
        <w:tc>
          <w:tcPr>
            <w:tcW w:w="4300" w:type="pct"/>
          </w:tcPr>
          <w:p w14:paraId="423EE5F5" w14:textId="786BD16F" w:rsidR="00D7107D" w:rsidRPr="00B4207D" w:rsidRDefault="00B935FD" w:rsidP="00341D79">
            <w:pPr>
              <w:pStyle w:val="NoSpacing"/>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m:rPr>
                    <m:aln/>
                  </m:rP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ij</m:t>
                    </m:r>
                  </m:sub>
                </m:sSub>
                <m:r>
                  <m:rPr>
                    <m:sty m:val="p"/>
                  </m:rPr>
                  <w:rPr>
                    <w:rFonts w:ascii="Cambria Math" w:eastAsiaTheme="minorEastAsia" w:hAnsi="Cambria Math"/>
                    <w:sz w:val="24"/>
                    <w:szCs w:val="24"/>
                  </w:rPr>
                  <w:br/>
                </m:r>
              </m:oMath>
              <m:oMath>
                <m:r>
                  <m:rPr>
                    <m:aln/>
                  </m:rP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r>
                      <w:rPr>
                        <w:rFonts w:ascii="Cambria Math" w:eastAsiaTheme="minorEastAsia" w:hAnsi="Cambria Math"/>
                        <w:sz w:val="24"/>
                        <w:szCs w:val="24"/>
                      </w:rPr>
                      <m:t>+u</m:t>
                    </m:r>
                  </m:e>
                  <m:sub>
                    <m:r>
                      <w:rPr>
                        <w:rFonts w:ascii="Cambria Math" w:eastAsiaTheme="minorEastAsia" w:hAnsi="Cambria Math"/>
                        <w:sz w:val="24"/>
                        <w:szCs w:val="24"/>
                      </w:rPr>
                      <m:t>ij</m:t>
                    </m:r>
                  </m:sub>
                  <m:sup>
                    <m:r>
                      <w:rPr>
                        <w:rFonts w:ascii="Cambria Math" w:eastAsiaTheme="minorEastAsia" w:hAnsi="Cambria Math"/>
                        <w:sz w:val="24"/>
                        <w:szCs w:val="24"/>
                      </w:rPr>
                      <m:t>f</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ij</m:t>
                    </m:r>
                  </m:sub>
                  <m:sup>
                    <m:r>
                      <w:rPr>
                        <w:rFonts w:ascii="Cambria Math" w:eastAsiaTheme="minorEastAsia" w:hAnsi="Cambria Math"/>
                        <w:sz w:val="24"/>
                        <w:szCs w:val="24"/>
                      </w:rPr>
                      <m:t>s</m:t>
                    </m:r>
                  </m:sup>
                </m:sSubSup>
              </m:oMath>
            </m:oMathPara>
          </w:p>
        </w:tc>
        <w:tc>
          <w:tcPr>
            <w:tcW w:w="350" w:type="pct"/>
          </w:tcPr>
          <w:p w14:paraId="0208AEBE" w14:textId="1E981661" w:rsidR="00D7107D" w:rsidRPr="00B4207D" w:rsidRDefault="00D7107D" w:rsidP="00E454D1">
            <w:pPr>
              <w:pStyle w:val="NoSpacing"/>
              <w:rPr>
                <w:rFonts w:eastAsiaTheme="minorEastAsia"/>
                <w:sz w:val="24"/>
                <w:szCs w:val="24"/>
              </w:rPr>
            </w:pPr>
            <w:bookmarkStart w:id="77" w:name="_Ref114061546"/>
            <w:r w:rsidRPr="00B4207D">
              <w:rPr>
                <w:sz w:val="24"/>
                <w:szCs w:val="24"/>
              </w:rPr>
              <w:t>(</w:t>
            </w:r>
            <w:r w:rsidRPr="00B4207D">
              <w:rPr>
                <w:sz w:val="24"/>
                <w:szCs w:val="24"/>
              </w:rPr>
              <w:fldChar w:fldCharType="begin"/>
            </w:r>
            <w:r w:rsidRPr="00B4207D">
              <w:rPr>
                <w:sz w:val="24"/>
                <w:szCs w:val="24"/>
              </w:rPr>
              <w:instrText xml:space="preserve"> SEQ Equation</w:instrText>
            </w:r>
            <w:r w:rsidR="00BC73D3">
              <w:rPr>
                <w:sz w:val="24"/>
                <w:szCs w:val="24"/>
              </w:rPr>
              <w:instrText xml:space="preserve"> \r 2</w:instrText>
            </w:r>
            <w:r w:rsidRPr="00B4207D">
              <w:rPr>
                <w:sz w:val="24"/>
                <w:szCs w:val="24"/>
              </w:rPr>
              <w:instrText xml:space="preserve"> \* ARABIC </w:instrText>
            </w:r>
            <w:r w:rsidRPr="00B4207D">
              <w:rPr>
                <w:sz w:val="24"/>
                <w:szCs w:val="24"/>
              </w:rPr>
              <w:fldChar w:fldCharType="separate"/>
            </w:r>
            <w:r w:rsidR="00B3437D">
              <w:rPr>
                <w:noProof/>
                <w:sz w:val="24"/>
                <w:szCs w:val="24"/>
              </w:rPr>
              <w:t>2</w:t>
            </w:r>
            <w:r w:rsidRPr="00B4207D">
              <w:rPr>
                <w:sz w:val="24"/>
                <w:szCs w:val="24"/>
              </w:rPr>
              <w:fldChar w:fldCharType="end"/>
            </w:r>
            <w:r w:rsidRPr="00B4207D">
              <w:rPr>
                <w:sz w:val="24"/>
                <w:szCs w:val="24"/>
              </w:rPr>
              <w:t>)</w:t>
            </w:r>
            <w:bookmarkEnd w:id="77"/>
          </w:p>
        </w:tc>
      </w:tr>
    </w:tbl>
    <w:p w14:paraId="65D5BD59" w14:textId="77777777" w:rsidR="00D7107D" w:rsidRDefault="00D7107D" w:rsidP="00D7107D">
      <w:pPr>
        <w:pStyle w:val="NoSpacing"/>
        <w:rPr>
          <w:rFonts w:ascii="Times New Roman" w:hAnsi="Times New Roman" w:cs="Times New Roman"/>
          <w:sz w:val="24"/>
          <w:szCs w:val="24"/>
        </w:rPr>
      </w:pPr>
    </w:p>
    <w:p w14:paraId="53CDF81E" w14:textId="6F19AD48" w:rsidR="00D7107D" w:rsidRPr="00B4207D" w:rsidRDefault="00D7107D" w:rsidP="00D7107D">
      <w:pPr>
        <w:pStyle w:val="NoSpacing"/>
        <w:rPr>
          <w:rFonts w:ascii="Times New Roman" w:hAnsi="Times New Roman" w:cs="Times New Roman"/>
          <w:sz w:val="24"/>
          <w:szCs w:val="24"/>
        </w:rPr>
      </w:pPr>
      <w:r w:rsidRPr="00B4207D">
        <w:rPr>
          <w:rFonts w:ascii="Times New Roman" w:hAnsi="Times New Roman" w:cs="Times New Roman"/>
          <w:sz w:val="24"/>
          <w:szCs w:val="24"/>
        </w:rPr>
        <w:t>We assume the errors are non-correlated and normally distributed</w:t>
      </w:r>
      <w:ins w:id="78" w:author="Allen.Chen" w:date="2025-03-06T18:10:00Z">
        <w:r w:rsidR="00DD40B7">
          <w:rPr>
            <w:rFonts w:ascii="Times New Roman" w:hAnsi="Times New Roman" w:cs="Times New Roman"/>
            <w:sz w:val="24"/>
            <w:szCs w:val="24"/>
          </w:rPr>
          <w:t xml:space="preserve"> (the specified parameters of these errors are </w:t>
        </w:r>
      </w:ins>
      <w:ins w:id="79" w:author="Allen.Chen" w:date="2025-03-06T18:11:00Z">
        <w:r w:rsidR="00DD40B7">
          <w:rPr>
            <w:rFonts w:ascii="Times New Roman" w:hAnsi="Times New Roman" w:cs="Times New Roman"/>
            <w:sz w:val="24"/>
            <w:szCs w:val="24"/>
          </w:rPr>
          <w:t>listed in Table 2)</w:t>
        </w:r>
      </w:ins>
      <w:r w:rsidRPr="00B4207D">
        <w:rPr>
          <w:rFonts w:ascii="Times New Roman" w:hAnsi="Times New Roman" w:cs="Times New Roman"/>
          <w:sz w:val="24"/>
          <w:szCs w:val="24"/>
        </w:rPr>
        <w:t xml:space="preserve">. The </w:t>
      </w:r>
      <w:r w:rsidR="00E427D5">
        <w:rPr>
          <w:rFonts w:ascii="Times New Roman" w:hAnsi="Times New Roman" w:cs="Times New Roman"/>
          <w:sz w:val="24"/>
          <w:szCs w:val="24"/>
        </w:rPr>
        <w:t xml:space="preserve">assumed </w:t>
      </w:r>
      <w:r w:rsidRPr="00B4207D">
        <w:rPr>
          <w:rFonts w:ascii="Times New Roman" w:hAnsi="Times New Roman" w:cs="Times New Roman"/>
          <w:sz w:val="24"/>
          <w:szCs w:val="24"/>
        </w:rPr>
        <w:t>shape of the distribution is the choice of the analyst and can be accounted for in the final likelihood</w:t>
      </w:r>
      <w:r w:rsidR="00E427D5">
        <w:rPr>
          <w:rFonts w:ascii="Times New Roman" w:hAnsi="Times New Roman" w:cs="Times New Roman"/>
          <w:sz w:val="24"/>
          <w:szCs w:val="24"/>
        </w:rPr>
        <w:t>; i.e. the joint likelihood can be parameterized for different distributional assumptions</w:t>
      </w:r>
      <w:r w:rsidR="00734204">
        <w:rPr>
          <w:rFonts w:ascii="Times New Roman" w:hAnsi="Times New Roman" w:cs="Times New Roman"/>
          <w:sz w:val="24"/>
          <w:szCs w:val="24"/>
        </w:rPr>
        <w:t>, however, an assumption must be made.</w:t>
      </w:r>
    </w:p>
    <w:p w14:paraId="1FB4693F" w14:textId="77777777" w:rsidR="00D7107D" w:rsidRPr="00B4207D" w:rsidRDefault="00D7107D" w:rsidP="00D7107D">
      <w:pPr>
        <w:pStyle w:val="NoSpacing"/>
        <w:rPr>
          <w:rFonts w:ascii="Times New Roman" w:hAnsi="Times New Roman" w:cs="Times New Roman"/>
          <w:sz w:val="24"/>
          <w:szCs w:val="24"/>
        </w:rPr>
      </w:pPr>
    </w:p>
    <w:p w14:paraId="6ABEC303" w14:textId="2CAEA2EA" w:rsidR="00D7107D" w:rsidRPr="00B4207D" w:rsidRDefault="00D7107D" w:rsidP="00D7107D">
      <w:pPr>
        <w:pStyle w:val="NoSpacing"/>
        <w:rPr>
          <w:rFonts w:ascii="Times New Roman" w:hAnsi="Times New Roman" w:cs="Times New Roman"/>
          <w:sz w:val="24"/>
          <w:szCs w:val="24"/>
        </w:rPr>
      </w:pPr>
      <w:r w:rsidRPr="00B4207D">
        <w:rPr>
          <w:rFonts w:ascii="Times New Roman" w:hAnsi="Times New Roman" w:cs="Times New Roman"/>
          <w:sz w:val="24"/>
          <w:szCs w:val="24"/>
        </w:rPr>
        <w:t xml:space="preserve">Our </w:t>
      </w:r>
      <w:r w:rsidR="007B1943">
        <w:rPr>
          <w:rFonts w:ascii="Times New Roman" w:hAnsi="Times New Roman" w:cs="Times New Roman"/>
          <w:sz w:val="24"/>
          <w:szCs w:val="24"/>
        </w:rPr>
        <w:t>fishing</w:t>
      </w:r>
      <w:r w:rsidRPr="00B4207D">
        <w:rPr>
          <w:rFonts w:ascii="Times New Roman" w:hAnsi="Times New Roman" w:cs="Times New Roman"/>
          <w:sz w:val="24"/>
          <w:szCs w:val="24"/>
        </w:rPr>
        <w:t xml:space="preserve"> model assumes a fisher starting at </w:t>
      </w:r>
      <w:r w:rsidR="009B7147">
        <w:rPr>
          <w:rFonts w:ascii="Times New Roman" w:hAnsi="Times New Roman" w:cs="Times New Roman"/>
          <w:sz w:val="24"/>
          <w:szCs w:val="24"/>
        </w:rPr>
        <w:t>area</w:t>
      </w:r>
      <w:r w:rsidRPr="00B4207D">
        <w:rPr>
          <w:rFonts w:ascii="Times New Roman" w:hAnsi="Times New Roman" w:cs="Times New Roman"/>
          <w:sz w:val="24"/>
          <w:szCs w:val="24"/>
        </w:rPr>
        <w:t xml:space="preserve"> </w:t>
      </w:r>
      <w:r w:rsidRPr="00B4207D">
        <w:rPr>
          <w:rFonts w:ascii="Times New Roman" w:hAnsi="Times New Roman" w:cs="Times New Roman"/>
          <w:i/>
          <w:sz w:val="24"/>
          <w:szCs w:val="24"/>
        </w:rPr>
        <w:t xml:space="preserve">k </w:t>
      </w:r>
      <w:r w:rsidRPr="00B4207D">
        <w:rPr>
          <w:rFonts w:ascii="Times New Roman" w:hAnsi="Times New Roman" w:cs="Times New Roman"/>
          <w:sz w:val="24"/>
          <w:szCs w:val="24"/>
        </w:rPr>
        <w:t xml:space="preserve">chooses </w:t>
      </w:r>
      <w:r w:rsidR="00F70173">
        <w:rPr>
          <w:rFonts w:ascii="Times New Roman" w:hAnsi="Times New Roman" w:cs="Times New Roman"/>
          <w:sz w:val="24"/>
          <w:szCs w:val="24"/>
        </w:rPr>
        <w:t>among</w:t>
      </w:r>
      <w:r w:rsidR="00F70173" w:rsidRPr="00B4207D">
        <w:rPr>
          <w:rFonts w:ascii="Times New Roman" w:hAnsi="Times New Roman" w:cs="Times New Roman"/>
          <w:sz w:val="24"/>
          <w:szCs w:val="24"/>
        </w:rPr>
        <w:t xml:space="preserve"> </w:t>
      </w:r>
      <w:r w:rsidRPr="00B4207D">
        <w:rPr>
          <w:rFonts w:ascii="Times New Roman" w:hAnsi="Times New Roman" w:cs="Times New Roman"/>
          <w:i/>
          <w:sz w:val="24"/>
          <w:szCs w:val="24"/>
        </w:rPr>
        <w:t xml:space="preserve">M </w:t>
      </w:r>
      <w:r w:rsidRPr="00B4207D">
        <w:rPr>
          <w:rFonts w:ascii="Times New Roman" w:hAnsi="Times New Roman" w:cs="Times New Roman"/>
          <w:sz w:val="24"/>
          <w:szCs w:val="24"/>
        </w:rPr>
        <w:t xml:space="preserve">discrete </w:t>
      </w:r>
      <w:r w:rsidR="009B7147">
        <w:rPr>
          <w:rFonts w:ascii="Times New Roman" w:hAnsi="Times New Roman" w:cs="Times New Roman"/>
          <w:sz w:val="24"/>
          <w:szCs w:val="24"/>
        </w:rPr>
        <w:t>area</w:t>
      </w:r>
      <w:r w:rsidRPr="00B4207D">
        <w:rPr>
          <w:rFonts w:ascii="Times New Roman" w:hAnsi="Times New Roman" w:cs="Times New Roman"/>
          <w:sz w:val="24"/>
          <w:szCs w:val="24"/>
        </w:rPr>
        <w:t xml:space="preserve">s on </w:t>
      </w:r>
      <w:r w:rsidR="00E6022E">
        <w:rPr>
          <w:rFonts w:ascii="Times New Roman" w:hAnsi="Times New Roman" w:cs="Times New Roman"/>
          <w:sz w:val="24"/>
          <w:szCs w:val="24"/>
        </w:rPr>
        <w:t xml:space="preserve">haul </w:t>
      </w:r>
      <w:r w:rsidRPr="00B4207D">
        <w:rPr>
          <w:rFonts w:ascii="Times New Roman" w:hAnsi="Times New Roman" w:cs="Times New Roman"/>
          <w:i/>
          <w:sz w:val="24"/>
          <w:szCs w:val="24"/>
        </w:rPr>
        <w:t>i</w:t>
      </w:r>
      <w:r w:rsidRPr="00B4207D">
        <w:rPr>
          <w:rFonts w:ascii="Times New Roman" w:hAnsi="Times New Roman" w:cs="Times New Roman"/>
          <w:sz w:val="24"/>
          <w:szCs w:val="24"/>
        </w:rPr>
        <w:t xml:space="preserve">, </w:t>
      </w:r>
      <w:r w:rsidR="00E6022E">
        <w:rPr>
          <w:rFonts w:ascii="Times New Roman" w:hAnsi="Times New Roman" w:cs="Times New Roman"/>
          <w:sz w:val="24"/>
          <w:szCs w:val="24"/>
        </w:rPr>
        <w:t xml:space="preserve">for </w:t>
      </w:r>
      <w:r w:rsidR="00E6022E">
        <w:rPr>
          <w:rFonts w:ascii="Times New Roman" w:hAnsi="Times New Roman" w:cs="Times New Roman"/>
          <w:i/>
          <w:sz w:val="24"/>
          <w:szCs w:val="24"/>
        </w:rPr>
        <w:t>i = 1 … N.</w:t>
      </w:r>
      <w:r w:rsidRPr="00B4207D">
        <w:rPr>
          <w:rFonts w:ascii="Times New Roman" w:hAnsi="Times New Roman" w:cs="Times New Roman"/>
          <w:sz w:val="24"/>
          <w:szCs w:val="24"/>
        </w:rPr>
        <w:t xml:space="preserve"> </w:t>
      </w:r>
      <w:moveToRangeStart w:id="80" w:author="Allen.Chen" w:date="2025-03-06T18:12:00Z" w:name="move192177145"/>
      <w:moveTo w:id="81" w:author="Allen.Chen" w:date="2025-03-06T18:12:00Z">
        <w:r w:rsidR="00DD40B7">
          <w:rPr>
            <w:rFonts w:ascii="Times New Roman" w:hAnsi="Times New Roman" w:cs="Times New Roman"/>
            <w:sz w:val="24"/>
            <w:szCs w:val="24"/>
          </w:rPr>
          <w:t xml:space="preserve">Equation 3 describes this choice problem as the standard random utility model, </w:t>
        </w:r>
        <w:del w:id="82" w:author="Allen.Chen" w:date="2025-03-06T18:12:00Z">
          <w:r w:rsidR="00DD40B7" w:rsidDel="00DD40B7">
            <w:rPr>
              <w:rFonts w:ascii="Times New Roman" w:hAnsi="Times New Roman" w:cs="Times New Roman"/>
              <w:sz w:val="24"/>
              <w:szCs w:val="24"/>
            </w:rPr>
            <w:delText>or</w:delText>
          </w:r>
        </w:del>
      </w:moveTo>
      <w:moveToRangeEnd w:id="80"/>
      <w:del w:id="83" w:author="Allen.Chen" w:date="2025-03-06T18:12:00Z">
        <w:r w:rsidRPr="00B4207D" w:rsidDel="00DD40B7">
          <w:rPr>
            <w:rFonts w:ascii="Times New Roman" w:hAnsi="Times New Roman" w:cs="Times New Roman"/>
            <w:sz w:val="24"/>
            <w:szCs w:val="24"/>
          </w:rPr>
          <w:delText>Then</w:delText>
        </w:r>
      </w:del>
      <w:ins w:id="84" w:author="Allen.Chen" w:date="2025-03-06T18:12:00Z">
        <w:r w:rsidR="00DD40B7">
          <w:rPr>
            <w:rFonts w:ascii="Times New Roman" w:hAnsi="Times New Roman" w:cs="Times New Roman"/>
            <w:sz w:val="24"/>
            <w:szCs w:val="24"/>
          </w:rPr>
          <w:t xml:space="preserve">such that the fisher moves </w:t>
        </w:r>
      </w:ins>
      <w:del w:id="85" w:author="Allen.Chen" w:date="2025-03-06T18:12:00Z">
        <w:r w:rsidRPr="00B4207D" w:rsidDel="00DD40B7">
          <w:rPr>
            <w:rFonts w:ascii="Times New Roman" w:hAnsi="Times New Roman" w:cs="Times New Roman"/>
            <w:sz w:val="24"/>
            <w:szCs w:val="24"/>
          </w:rPr>
          <w:delText xml:space="preserve">, they move </w:delText>
        </w:r>
      </w:del>
      <w:r w:rsidRPr="00B4207D">
        <w:rPr>
          <w:rFonts w:ascii="Times New Roman" w:hAnsi="Times New Roman" w:cs="Times New Roman"/>
          <w:sz w:val="24"/>
          <w:szCs w:val="24"/>
        </w:rPr>
        <w:t xml:space="preserve">to the </w:t>
      </w:r>
      <w:proofErr w:type="spellStart"/>
      <w:r w:rsidRPr="00B4207D">
        <w:rPr>
          <w:rFonts w:ascii="Times New Roman" w:hAnsi="Times New Roman" w:cs="Times New Roman"/>
          <w:i/>
          <w:sz w:val="24"/>
          <w:szCs w:val="24"/>
        </w:rPr>
        <w:t>j</w:t>
      </w:r>
      <w:r w:rsidRPr="00B4207D">
        <w:rPr>
          <w:rFonts w:ascii="Times New Roman" w:hAnsi="Times New Roman" w:cs="Times New Roman"/>
          <w:i/>
          <w:sz w:val="24"/>
          <w:szCs w:val="24"/>
          <w:vertAlign w:val="superscript"/>
        </w:rPr>
        <w:t>th</w:t>
      </w:r>
      <w:proofErr w:type="spellEnd"/>
      <w:r w:rsidRPr="00B4207D">
        <w:rPr>
          <w:rFonts w:ascii="Times New Roman" w:hAnsi="Times New Roman" w:cs="Times New Roman"/>
          <w:i/>
          <w:sz w:val="24"/>
          <w:szCs w:val="24"/>
        </w:rPr>
        <w:t xml:space="preserve"> </w:t>
      </w:r>
      <w:r w:rsidR="009B7147">
        <w:rPr>
          <w:rFonts w:ascii="Times New Roman" w:hAnsi="Times New Roman" w:cs="Times New Roman"/>
          <w:sz w:val="24"/>
          <w:szCs w:val="24"/>
        </w:rPr>
        <w:t>area</w:t>
      </w:r>
      <w:r w:rsidRPr="00B4207D">
        <w:rPr>
          <w:rFonts w:ascii="Times New Roman" w:hAnsi="Times New Roman" w:cs="Times New Roman"/>
          <w:sz w:val="24"/>
          <w:szCs w:val="24"/>
        </w:rPr>
        <w:t xml:space="preserve"> as long as the </w:t>
      </w:r>
      <w:del w:id="86" w:author="Allen.Chen" w:date="2025-03-06T18:26:00Z">
        <w:r w:rsidRPr="00B4207D" w:rsidDel="00DD40B7">
          <w:rPr>
            <w:rFonts w:ascii="Times New Roman" w:hAnsi="Times New Roman" w:cs="Times New Roman"/>
            <w:sz w:val="24"/>
            <w:szCs w:val="24"/>
          </w:rPr>
          <w:delText xml:space="preserve">expected </w:delText>
        </w:r>
      </w:del>
      <w:r w:rsidRPr="00B4207D">
        <w:rPr>
          <w:rFonts w:ascii="Times New Roman" w:hAnsi="Times New Roman" w:cs="Times New Roman"/>
          <w:sz w:val="24"/>
          <w:szCs w:val="24"/>
        </w:rPr>
        <w:t xml:space="preserve">utility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ijk</m:t>
            </m:r>
          </m:sub>
        </m:sSub>
      </m:oMath>
      <w:r w:rsidRPr="00B4207D">
        <w:rPr>
          <w:rFonts w:ascii="Times New Roman" w:eastAsiaTheme="minorEastAsia" w:hAnsi="Times New Roman" w:cs="Times New Roman"/>
          <w:sz w:val="24"/>
          <w:szCs w:val="24"/>
        </w:rPr>
        <w:t xml:space="preserve"> at that </w:t>
      </w:r>
      <w:r w:rsidR="009B7147">
        <w:rPr>
          <w:rFonts w:ascii="Times New Roman" w:eastAsiaTheme="minorEastAsia" w:hAnsi="Times New Roman" w:cs="Times New Roman"/>
          <w:sz w:val="24"/>
          <w:szCs w:val="24"/>
        </w:rPr>
        <w:t>area</w:t>
      </w:r>
      <w:r w:rsidRPr="00B4207D">
        <w:rPr>
          <w:rFonts w:ascii="Times New Roman" w:eastAsiaTheme="minorEastAsia" w:hAnsi="Times New Roman" w:cs="Times New Roman"/>
          <w:sz w:val="24"/>
          <w:szCs w:val="24"/>
        </w:rPr>
        <w:t xml:space="preserve"> is greater than at all other </w:t>
      </w:r>
      <w:r w:rsidR="009B7147">
        <w:rPr>
          <w:rFonts w:ascii="Times New Roman" w:eastAsiaTheme="minorEastAsia" w:hAnsi="Times New Roman" w:cs="Times New Roman"/>
          <w:sz w:val="24"/>
          <w:szCs w:val="24"/>
        </w:rPr>
        <w:t>area</w:t>
      </w:r>
      <w:r w:rsidRPr="00B4207D">
        <w:rPr>
          <w:rFonts w:ascii="Times New Roman" w:eastAsiaTheme="minorEastAsia" w:hAnsi="Times New Roman" w:cs="Times New Roman"/>
          <w:sz w:val="24"/>
          <w:szCs w:val="24"/>
        </w:rPr>
        <w:t>s</w:t>
      </w:r>
      <w:r w:rsidR="00D8174C">
        <w:rPr>
          <w:rFonts w:ascii="Times New Roman" w:eastAsiaTheme="minorEastAsia" w:hAnsi="Times New Roman" w:cs="Times New Roman"/>
          <w:sz w:val="24"/>
          <w:szCs w:val="24"/>
        </w:rPr>
        <w:t xml:space="preserve">: by maximizing utility fishers </w:t>
      </w:r>
      <w:r w:rsidR="0098504F">
        <w:rPr>
          <w:rFonts w:ascii="Times New Roman" w:eastAsiaTheme="minorEastAsia" w:hAnsi="Times New Roman" w:cs="Times New Roman"/>
          <w:sz w:val="24"/>
          <w:szCs w:val="24"/>
        </w:rPr>
        <w:t xml:space="preserve">will </w:t>
      </w:r>
      <w:r w:rsidR="00D8174C">
        <w:rPr>
          <w:rFonts w:ascii="Times New Roman" w:eastAsiaTheme="minorEastAsia" w:hAnsi="Times New Roman" w:cs="Times New Roman"/>
          <w:sz w:val="24"/>
          <w:szCs w:val="24"/>
        </w:rPr>
        <w:t>choose to fish where they derive the greatest net benefit</w:t>
      </w:r>
      <w:r w:rsidR="00B72E2B">
        <w:rPr>
          <w:rFonts w:ascii="Times New Roman" w:eastAsiaTheme="minorEastAsia" w:hAnsi="Times New Roman" w:cs="Times New Roman"/>
          <w:sz w:val="24"/>
          <w:szCs w:val="24"/>
        </w:rPr>
        <w:t xml:space="preserve">, and this </w:t>
      </w:r>
      <w:r w:rsidR="0098504F">
        <w:rPr>
          <w:rFonts w:ascii="Times New Roman" w:eastAsiaTheme="minorEastAsia" w:hAnsi="Times New Roman" w:cs="Times New Roman"/>
          <w:sz w:val="24"/>
          <w:szCs w:val="24"/>
        </w:rPr>
        <w:t>utility</w:t>
      </w:r>
      <w:r w:rsidR="00B72E2B">
        <w:rPr>
          <w:rFonts w:ascii="Times New Roman" w:eastAsiaTheme="minorEastAsia" w:hAnsi="Times New Roman" w:cs="Times New Roman"/>
          <w:sz w:val="24"/>
          <w:szCs w:val="24"/>
        </w:rPr>
        <w:t xml:space="preserve"> </w:t>
      </w:r>
      <w:r w:rsidR="00E6022E">
        <w:rPr>
          <w:rFonts w:ascii="Times New Roman" w:eastAsiaTheme="minorEastAsia" w:hAnsi="Times New Roman" w:cs="Times New Roman"/>
          <w:sz w:val="24"/>
          <w:szCs w:val="24"/>
        </w:rPr>
        <w:t>describes the objective function that</w:t>
      </w:r>
      <w:r w:rsidR="0098504F">
        <w:rPr>
          <w:rFonts w:ascii="Times New Roman" w:eastAsiaTheme="minorEastAsia" w:hAnsi="Times New Roman" w:cs="Times New Roman"/>
          <w:sz w:val="24"/>
          <w:szCs w:val="24"/>
        </w:rPr>
        <w:t xml:space="preserve"> </w:t>
      </w:r>
      <w:r w:rsidR="00B72E2B">
        <w:rPr>
          <w:rFonts w:ascii="Times New Roman" w:eastAsiaTheme="minorEastAsia" w:hAnsi="Times New Roman" w:cs="Times New Roman"/>
          <w:sz w:val="24"/>
          <w:szCs w:val="24"/>
        </w:rPr>
        <w:t>fishers optimize over</w:t>
      </w:r>
      <w:r w:rsidRPr="00B4207D">
        <w:rPr>
          <w:rFonts w:ascii="Times New Roman" w:eastAsiaTheme="minorEastAsia" w:hAnsi="Times New Roman" w:cs="Times New Roman"/>
          <w:sz w:val="24"/>
          <w:szCs w:val="24"/>
        </w:rPr>
        <w:t>.</w:t>
      </w:r>
      <w:ins w:id="87" w:author="Allen.Chen" w:date="2025-03-06T18:16:00Z">
        <w:r w:rsidR="00DD40B7">
          <w:rPr>
            <w:rFonts w:ascii="Times New Roman" w:eastAsiaTheme="minorEastAsia" w:hAnsi="Times New Roman" w:cs="Times New Roman"/>
            <w:sz w:val="24"/>
            <w:szCs w:val="24"/>
          </w:rPr>
          <w:t xml:space="preserve"> </w:t>
        </w:r>
      </w:ins>
      <w:ins w:id="88" w:author="Allen.Chen" w:date="2025-03-06T18:12:00Z">
        <w:r w:rsidR="00DD40B7">
          <w:rPr>
            <w:rFonts w:ascii="Times New Roman" w:eastAsiaTheme="minorEastAsia" w:hAnsi="Times New Roman" w:cs="Times New Roman"/>
            <w:sz w:val="24"/>
            <w:szCs w:val="24"/>
          </w:rPr>
          <w:t xml:space="preserve">In the case </w:t>
        </w:r>
      </w:ins>
      <w:ins w:id="89" w:author="Allen.Chen" w:date="2025-03-06T18:15:00Z">
        <w:r w:rsidR="00DD40B7">
          <w:rPr>
            <w:rFonts w:ascii="Times New Roman" w:eastAsiaTheme="minorEastAsia" w:hAnsi="Times New Roman" w:cs="Times New Roman"/>
            <w:sz w:val="24"/>
            <w:szCs w:val="24"/>
          </w:rPr>
          <w:t xml:space="preserve">where </w:t>
        </w:r>
      </w:ins>
      <w:ins w:id="90" w:author="Allen.Chen" w:date="2025-03-06T18:12:00Z">
        <w:r w:rsidR="00DD40B7">
          <w:rPr>
            <w:rFonts w:ascii="Times New Roman" w:eastAsiaTheme="minorEastAsia" w:hAnsi="Times New Roman" w:cs="Times New Roman"/>
            <w:sz w:val="24"/>
            <w:szCs w:val="24"/>
          </w:rPr>
          <w:t>all utilities are equal the fisher would randomly choose a location; this is not a</w:t>
        </w:r>
      </w:ins>
      <w:ins w:id="91" w:author="Allen.Chen" w:date="2025-03-06T18:13:00Z">
        <w:r w:rsidR="00DD40B7">
          <w:rPr>
            <w:rFonts w:ascii="Times New Roman" w:eastAsiaTheme="minorEastAsia" w:hAnsi="Times New Roman" w:cs="Times New Roman"/>
            <w:sz w:val="24"/>
            <w:szCs w:val="24"/>
          </w:rPr>
          <w:t>n outcome that has ever occurred in our simulations (</w:t>
        </w:r>
      </w:ins>
      <w:ins w:id="92" w:author="Allen.Chen" w:date="2025-03-06T18:15:00Z">
        <w:r w:rsidR="00DD40B7">
          <w:rPr>
            <w:rFonts w:ascii="Times New Roman" w:eastAsiaTheme="minorEastAsia" w:hAnsi="Times New Roman" w:cs="Times New Roman"/>
            <w:sz w:val="24"/>
            <w:szCs w:val="24"/>
          </w:rPr>
          <w:t xml:space="preserve">due to the precision of floating-point random numbers in </w:t>
        </w:r>
        <w:r w:rsidR="00DD40B7" w:rsidRPr="00DD40B7">
          <w:rPr>
            <w:rFonts w:ascii="Times New Roman" w:eastAsiaTheme="minorEastAsia" w:hAnsi="Times New Roman" w:cs="Times New Roman"/>
            <w:i/>
            <w:sz w:val="24"/>
            <w:szCs w:val="24"/>
            <w:rPrChange w:id="93" w:author="Allen.Chen" w:date="2025-03-06T18:15:00Z">
              <w:rPr>
                <w:rFonts w:ascii="Times New Roman" w:eastAsiaTheme="minorEastAsia" w:hAnsi="Times New Roman" w:cs="Times New Roman"/>
                <w:sz w:val="24"/>
                <w:szCs w:val="24"/>
              </w:rPr>
            </w:rPrChange>
          </w:rPr>
          <w:t>R</w:t>
        </w:r>
        <w:r w:rsidR="00DD40B7">
          <w:rPr>
            <w:rFonts w:ascii="Times New Roman" w:eastAsiaTheme="minorEastAsia" w:hAnsi="Times New Roman" w:cs="Times New Roman"/>
            <w:sz w:val="24"/>
            <w:szCs w:val="24"/>
          </w:rPr>
          <w:t>).</w:t>
        </w:r>
      </w:ins>
      <w:r w:rsidRPr="00B4207D">
        <w:rPr>
          <w:rFonts w:ascii="Times New Roman" w:hAnsi="Times New Roman" w:cs="Times New Roman"/>
          <w:sz w:val="24"/>
          <w:szCs w:val="24"/>
        </w:rPr>
        <w:t xml:space="preserve"> </w:t>
      </w:r>
      <w:r w:rsidR="00734204" w:rsidRPr="00A31A52">
        <w:rPr>
          <w:rFonts w:ascii="Times New Roman" w:hAnsi="Times New Roman" w:cs="Times New Roman"/>
          <w:sz w:val="24"/>
          <w:szCs w:val="24"/>
        </w:rPr>
        <w:t xml:space="preserve">We assume all </w:t>
      </w:r>
      <w:r w:rsidR="00734204">
        <w:rPr>
          <w:rFonts w:ascii="Times New Roman" w:hAnsi="Times New Roman" w:cs="Times New Roman"/>
          <w:sz w:val="24"/>
          <w:szCs w:val="24"/>
        </w:rPr>
        <w:t>area</w:t>
      </w:r>
      <w:r w:rsidR="00734204" w:rsidRPr="00A31A52">
        <w:rPr>
          <w:rFonts w:ascii="Times New Roman" w:hAnsi="Times New Roman" w:cs="Times New Roman"/>
          <w:sz w:val="24"/>
          <w:szCs w:val="24"/>
        </w:rPr>
        <w:t xml:space="preserve">s are </w:t>
      </w:r>
      <w:r w:rsidR="00734204">
        <w:rPr>
          <w:rFonts w:ascii="Times New Roman" w:hAnsi="Times New Roman" w:cs="Times New Roman"/>
          <w:sz w:val="24"/>
          <w:szCs w:val="24"/>
        </w:rPr>
        <w:t xml:space="preserve">potentially </w:t>
      </w:r>
      <w:r w:rsidR="00734204" w:rsidRPr="00A31A52">
        <w:rPr>
          <w:rFonts w:ascii="Times New Roman" w:hAnsi="Times New Roman" w:cs="Times New Roman"/>
          <w:sz w:val="24"/>
          <w:szCs w:val="24"/>
        </w:rPr>
        <w:t xml:space="preserve">accessible to the fisher from the current </w:t>
      </w:r>
      <w:r w:rsidR="00734204">
        <w:rPr>
          <w:rFonts w:ascii="Times New Roman" w:hAnsi="Times New Roman" w:cs="Times New Roman"/>
          <w:sz w:val="24"/>
          <w:szCs w:val="24"/>
        </w:rPr>
        <w:t>area</w:t>
      </w:r>
      <w:r w:rsidR="00734204" w:rsidRPr="00A31A52">
        <w:rPr>
          <w:rFonts w:ascii="Times New Roman" w:hAnsi="Times New Roman" w:cs="Times New Roman"/>
          <w:sz w:val="24"/>
          <w:szCs w:val="24"/>
        </w:rPr>
        <w:t xml:space="preserve">, where </w:t>
      </w:r>
      <w:r w:rsidR="00734204" w:rsidRPr="00A31A52">
        <w:rPr>
          <w:rFonts w:ascii="Times New Roman" w:hAnsi="Times New Roman" w:cs="Times New Roman"/>
          <w:i/>
          <w:sz w:val="24"/>
          <w:szCs w:val="24"/>
        </w:rPr>
        <w:t>M</w:t>
      </w:r>
      <w:r w:rsidR="00734204" w:rsidRPr="00A31A52">
        <w:rPr>
          <w:rFonts w:ascii="Times New Roman" w:hAnsi="Times New Roman" w:cs="Times New Roman"/>
          <w:sz w:val="24"/>
          <w:szCs w:val="24"/>
        </w:rPr>
        <w:t xml:space="preserve"> is the total number of alternatives.</w:t>
      </w:r>
      <w:r w:rsidR="00734204">
        <w:rPr>
          <w:rFonts w:ascii="Times New Roman" w:hAnsi="Times New Roman" w:cs="Times New Roman"/>
          <w:sz w:val="24"/>
          <w:szCs w:val="24"/>
        </w:rPr>
        <w:t xml:space="preserve"> However, an area may not practicably be accessible depending on its distance, or a fisher’s disutility for travel, et cetera. </w:t>
      </w:r>
      <w:moveFromRangeStart w:id="94" w:author="Allen.Chen" w:date="2025-03-06T18:12:00Z" w:name="move192177145"/>
      <w:moveFrom w:id="95" w:author="Allen.Chen" w:date="2025-03-06T18:12:00Z">
        <w:r w:rsidR="00474DB1" w:rsidDel="00DD40B7">
          <w:rPr>
            <w:rFonts w:ascii="Times New Roman" w:hAnsi="Times New Roman" w:cs="Times New Roman"/>
            <w:sz w:val="24"/>
            <w:szCs w:val="24"/>
          </w:rPr>
          <w:t>Equation 3 describes this choice problem as the standard random utility model, or</w:t>
        </w:r>
      </w:moveFrom>
      <w:moveFromRangeEnd w:id="94"/>
    </w:p>
    <w:p w14:paraId="334C431A" w14:textId="77777777" w:rsidR="00D7107D" w:rsidRPr="00B4207D" w:rsidRDefault="00D7107D" w:rsidP="00D7107D">
      <w:pPr>
        <w:pStyle w:val="NoSpacing"/>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7107D" w:rsidRPr="00B4207D" w14:paraId="2E105F82" w14:textId="77777777" w:rsidTr="00E454D1">
        <w:tc>
          <w:tcPr>
            <w:tcW w:w="350" w:type="pct"/>
          </w:tcPr>
          <w:p w14:paraId="0FB6FD56" w14:textId="77777777" w:rsidR="00D7107D" w:rsidRPr="00B4207D" w:rsidRDefault="00D7107D" w:rsidP="00E454D1">
            <w:pPr>
              <w:pStyle w:val="NoSpacing"/>
              <w:rPr>
                <w:rFonts w:eastAsiaTheme="minorEastAsia"/>
                <w:sz w:val="24"/>
                <w:szCs w:val="24"/>
              </w:rPr>
            </w:pPr>
          </w:p>
        </w:tc>
        <w:tc>
          <w:tcPr>
            <w:tcW w:w="4300" w:type="pct"/>
          </w:tcPr>
          <w:p w14:paraId="7A218B41" w14:textId="47F87FC5" w:rsidR="00D7107D" w:rsidRPr="00B4207D" w:rsidRDefault="00D7107D" w:rsidP="00D8174C">
            <w:pPr>
              <w:pStyle w:val="NoSpacing"/>
              <w:jc w:val="center"/>
              <w:rPr>
                <w:rFonts w:eastAsiaTheme="minorEastAsia"/>
                <w:sz w:val="24"/>
                <w:szCs w:val="24"/>
              </w:rPr>
            </w:pPr>
            <w:r w:rsidRPr="00B4207D">
              <w:rPr>
                <w:rFonts w:eastAsiaTheme="minorEastAsia"/>
                <w:sz w:val="24"/>
                <w:szCs w:val="24"/>
              </w:rPr>
              <w:t xml:space="preserve">Choose </w:t>
            </w:r>
            <w:r w:rsidR="009B7147">
              <w:rPr>
                <w:rFonts w:eastAsiaTheme="minorEastAsia"/>
                <w:sz w:val="24"/>
                <w:szCs w:val="24"/>
              </w:rPr>
              <w:t>area</w:t>
            </w:r>
            <w:r w:rsidRPr="00B4207D">
              <w:rPr>
                <w:rFonts w:eastAsiaTheme="minorEastAsia"/>
                <w:sz w:val="24"/>
                <w:szCs w:val="24"/>
              </w:rPr>
              <w:t xml:space="preserve"> </w:t>
            </w:r>
            <w:r w:rsidRPr="00B4207D">
              <w:rPr>
                <w:rFonts w:eastAsiaTheme="minorEastAsia"/>
                <w:i/>
                <w:sz w:val="24"/>
                <w:szCs w:val="24"/>
              </w:rPr>
              <w:t>j</w:t>
            </w:r>
            <w:r w:rsidRPr="00B4207D">
              <w:rPr>
                <w:rFonts w:eastAsiaTheme="minorEastAsia"/>
                <w:sz w:val="24"/>
                <w:szCs w:val="24"/>
              </w:rPr>
              <w:t xml:space="preserve"> on </w:t>
            </w:r>
            <w:r w:rsidRPr="00B4207D">
              <w:rPr>
                <w:i/>
                <w:sz w:val="24"/>
                <w:szCs w:val="24"/>
              </w:rPr>
              <w:t>i</w:t>
            </w:r>
            <w:r w:rsidRPr="00B4207D">
              <w:rPr>
                <w:i/>
                <w:sz w:val="24"/>
                <w:szCs w:val="24"/>
                <w:vertAlign w:val="superscript"/>
              </w:rPr>
              <w:t>th</w:t>
            </w:r>
            <w:r w:rsidRPr="00B4207D">
              <w:rPr>
                <w:i/>
                <w:sz w:val="24"/>
                <w:szCs w:val="24"/>
              </w:rPr>
              <w:t xml:space="preserve"> </w:t>
            </w:r>
            <w:r w:rsidRPr="00B4207D">
              <w:rPr>
                <w:sz w:val="24"/>
                <w:szCs w:val="24"/>
              </w:rPr>
              <w:t>haul</w:t>
            </w:r>
            <w:r w:rsidRPr="00B4207D">
              <w:rPr>
                <w:rFonts w:eastAsiaTheme="minorEastAsia"/>
                <w:sz w:val="24"/>
                <w:szCs w:val="24"/>
              </w:rPr>
              <w:t xml:space="preserve"> </w:t>
            </w:r>
            <w:r w:rsidR="00D8174C">
              <w:rPr>
                <w:rFonts w:eastAsiaTheme="minorEastAsia"/>
                <w:i/>
                <w:sz w:val="24"/>
                <w:szCs w:val="24"/>
              </w:rPr>
              <w:t>if and only if</w:t>
            </w:r>
            <w:r w:rsidR="00D8174C" w:rsidRPr="00B4207D">
              <w:rPr>
                <w:rFonts w:eastAsiaTheme="minorEastAsia"/>
                <w: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U</m:t>
                  </m:r>
                </m:e>
                <m:sub>
                  <m:r>
                    <w:rPr>
                      <w:rFonts w:ascii="Cambria Math" w:eastAsiaTheme="minorEastAsia" w:hAnsi="Cambria Math"/>
                      <w:sz w:val="24"/>
                      <w:szCs w:val="24"/>
                    </w:rPr>
                    <m:t>j</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m</m:t>
                  </m:r>
                </m:sub>
              </m:sSub>
              <m:r>
                <w:rPr>
                  <w:rFonts w:ascii="Cambria Math" w:eastAsiaTheme="minorEastAsia" w:hAnsi="Cambria Math"/>
                  <w:sz w:val="24"/>
                  <w:szCs w:val="24"/>
                </w:rPr>
                <m:t xml:space="preserve"> ∀ m≠j</m:t>
              </m:r>
            </m:oMath>
          </w:p>
        </w:tc>
        <w:tc>
          <w:tcPr>
            <w:tcW w:w="350" w:type="pct"/>
          </w:tcPr>
          <w:p w14:paraId="73E83399" w14:textId="7A60D5CC" w:rsidR="00D7107D" w:rsidRPr="00B4207D" w:rsidRDefault="00D7107D" w:rsidP="00E454D1">
            <w:pPr>
              <w:pStyle w:val="NoSpacing"/>
              <w:rPr>
                <w:rFonts w:eastAsiaTheme="minorEastAsia"/>
                <w:sz w:val="24"/>
                <w:szCs w:val="24"/>
              </w:rPr>
            </w:pPr>
            <w:bookmarkStart w:id="96" w:name="_Ref114061948"/>
            <w:r w:rsidRPr="00B4207D">
              <w:rPr>
                <w:sz w:val="24"/>
                <w:szCs w:val="24"/>
              </w:rPr>
              <w:t>(</w:t>
            </w:r>
            <w:r w:rsidRPr="00B4207D">
              <w:rPr>
                <w:sz w:val="24"/>
                <w:szCs w:val="24"/>
              </w:rPr>
              <w:fldChar w:fldCharType="begin"/>
            </w:r>
            <w:r w:rsidRPr="00B4207D">
              <w:rPr>
                <w:sz w:val="24"/>
                <w:szCs w:val="24"/>
              </w:rPr>
              <w:instrText xml:space="preserve"> SEQ Equation \* ARABIC </w:instrText>
            </w:r>
            <w:r w:rsidRPr="00B4207D">
              <w:rPr>
                <w:sz w:val="24"/>
                <w:szCs w:val="24"/>
              </w:rPr>
              <w:fldChar w:fldCharType="separate"/>
            </w:r>
            <w:r w:rsidR="00B3437D">
              <w:rPr>
                <w:noProof/>
                <w:sz w:val="24"/>
                <w:szCs w:val="24"/>
              </w:rPr>
              <w:t>3</w:t>
            </w:r>
            <w:r w:rsidRPr="00B4207D">
              <w:rPr>
                <w:sz w:val="24"/>
                <w:szCs w:val="24"/>
              </w:rPr>
              <w:fldChar w:fldCharType="end"/>
            </w:r>
            <w:r w:rsidRPr="00B4207D">
              <w:rPr>
                <w:sz w:val="24"/>
                <w:szCs w:val="24"/>
              </w:rPr>
              <w:t>)</w:t>
            </w:r>
            <w:bookmarkEnd w:id="96"/>
          </w:p>
        </w:tc>
      </w:tr>
    </w:tbl>
    <w:p w14:paraId="452CB97F" w14:textId="77777777" w:rsidR="00D7107D" w:rsidRDefault="00D7107D" w:rsidP="00D7107D">
      <w:pPr>
        <w:pStyle w:val="NoSpacing"/>
        <w:rPr>
          <w:rFonts w:ascii="Times New Roman" w:eastAsiaTheme="minorEastAsia" w:hAnsi="Times New Roman" w:cs="Times New Roman"/>
          <w:sz w:val="24"/>
          <w:szCs w:val="24"/>
        </w:rPr>
      </w:pPr>
    </w:p>
    <w:p w14:paraId="0B04FBD6" w14:textId="3DE50D21" w:rsidR="00D7107D" w:rsidRDefault="00D7107D" w:rsidP="00D7107D">
      <w:pPr>
        <w:pStyle w:val="NoSpacing"/>
        <w:rPr>
          <w:ins w:id="97" w:author="Allen.Chen" w:date="2025-03-06T18:25:00Z"/>
          <w:rFonts w:ascii="Times New Roman" w:eastAsiaTheme="minorEastAsia" w:hAnsi="Times New Roman" w:cs="Times New Roman"/>
          <w:sz w:val="24"/>
          <w:szCs w:val="24"/>
        </w:rPr>
      </w:pPr>
      <w:r w:rsidRPr="00B4207D">
        <w:rPr>
          <w:rFonts w:ascii="Times New Roman" w:eastAsiaTheme="minorEastAsia" w:hAnsi="Times New Roman" w:cs="Times New Roman"/>
          <w:sz w:val="24"/>
          <w:szCs w:val="24"/>
        </w:rPr>
        <w:t xml:space="preserve">Part of the fisher’s utility, </w:t>
      </w:r>
      <w:proofErr w:type="gramStart"/>
      <w:r w:rsidRPr="00B4207D">
        <w:rPr>
          <w:rFonts w:ascii="Times New Roman" w:eastAsiaTheme="minorEastAsia" w:hAnsi="Times New Roman" w:cs="Times New Roman"/>
          <w:sz w:val="24"/>
          <w:szCs w:val="24"/>
        </w:rPr>
        <w:t xml:space="preserve">denoted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ijk</m:t>
            </m:r>
          </m:sub>
        </m:sSub>
      </m:oMath>
      <w:r w:rsidRPr="00B4207D">
        <w:rPr>
          <w:rFonts w:ascii="Times New Roman" w:eastAsiaTheme="minorEastAsia" w:hAnsi="Times New Roman" w:cs="Times New Roman"/>
          <w:sz w:val="24"/>
          <w:szCs w:val="24"/>
        </w:rPr>
        <w:t xml:space="preserve">, is allowed to depend on any number of individual- or </w:t>
      </w:r>
      <w:r w:rsidR="009B7147">
        <w:rPr>
          <w:rFonts w:ascii="Times New Roman" w:eastAsiaTheme="minorEastAsia" w:hAnsi="Times New Roman" w:cs="Times New Roman"/>
          <w:sz w:val="24"/>
          <w:szCs w:val="24"/>
        </w:rPr>
        <w:t>area</w:t>
      </w:r>
      <w:r w:rsidRPr="00B4207D">
        <w:rPr>
          <w:rFonts w:ascii="Times New Roman" w:eastAsiaTheme="minorEastAsia" w:hAnsi="Times New Roman" w:cs="Times New Roman"/>
          <w:sz w:val="24"/>
          <w:szCs w:val="24"/>
        </w:rPr>
        <w:t xml:space="preserve">-specific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ijk</m:t>
            </m:r>
          </m:sub>
        </m:sSub>
        <m:r>
          <w:rPr>
            <w:rFonts w:ascii="Cambria Math" w:eastAsiaTheme="minorEastAsia" w:hAnsi="Cambria Math" w:cs="Times New Roman"/>
            <w:sz w:val="24"/>
            <w:szCs w:val="24"/>
          </w:rPr>
          <m:t xml:space="preserve"> </m:t>
        </m:r>
      </m:oMath>
      <w:r w:rsidRPr="00B4207D">
        <w:rPr>
          <w:rFonts w:ascii="Times New Roman" w:eastAsiaTheme="minorEastAsia" w:hAnsi="Times New Roman" w:cs="Times New Roman"/>
          <w:sz w:val="24"/>
          <w:szCs w:val="24"/>
        </w:rPr>
        <w:t>known to the analyst</w:t>
      </w:r>
      <w:r w:rsidR="000F5AB0">
        <w:rPr>
          <w:rFonts w:ascii="Times New Roman" w:eastAsiaTheme="minorEastAsia" w:hAnsi="Times New Roman" w:cs="Times New Roman"/>
          <w:sz w:val="24"/>
          <w:szCs w:val="24"/>
        </w:rPr>
        <w:t xml:space="preserve"> and</w:t>
      </w:r>
      <w:r w:rsidR="00474DB1">
        <w:rPr>
          <w:rFonts w:ascii="Times New Roman" w:eastAsiaTheme="minorEastAsia" w:hAnsi="Times New Roman" w:cs="Times New Roman"/>
          <w:sz w:val="24"/>
          <w:szCs w:val="24"/>
        </w:rPr>
        <w:t xml:space="preserve"> is therefore the deterministic portion of the fisher’s utility.</w:t>
      </w:r>
      <w:r w:rsidR="00A02762" w:rsidRPr="00A02762">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ijk</m:t>
            </m:r>
          </m:sub>
        </m:sSub>
        <m:r>
          <w:rPr>
            <w:rFonts w:ascii="Cambria Math" w:eastAsiaTheme="minorEastAsia" w:hAnsi="Cambria Math" w:cs="Times New Roman"/>
            <w:sz w:val="24"/>
            <w:szCs w:val="24"/>
          </w:rPr>
          <m:t xml:space="preserve"> </m:t>
        </m:r>
      </m:oMath>
      <w:proofErr w:type="gramStart"/>
      <w:r w:rsidR="00A02762" w:rsidRPr="00A02762">
        <w:rPr>
          <w:rFonts w:ascii="Times New Roman" w:eastAsiaTheme="minorEastAsia" w:hAnsi="Times New Roman" w:cs="Times New Roman"/>
          <w:sz w:val="24"/>
          <w:szCs w:val="24"/>
        </w:rPr>
        <w:t>is</w:t>
      </w:r>
      <w:proofErr w:type="gramEnd"/>
      <w:r w:rsidR="00A02762" w:rsidRPr="00A02762">
        <w:rPr>
          <w:rFonts w:ascii="Times New Roman" w:eastAsiaTheme="minorEastAsia" w:hAnsi="Times New Roman" w:cs="Times New Roman"/>
          <w:sz w:val="24"/>
          <w:szCs w:val="24"/>
        </w:rPr>
        <w:t xml:space="preserve"> therefore the deterministic p</w:t>
      </w:r>
      <w:r w:rsidR="00A02762">
        <w:rPr>
          <w:rFonts w:ascii="Times New Roman" w:eastAsiaTheme="minorEastAsia" w:hAnsi="Times New Roman" w:cs="Times New Roman"/>
          <w:sz w:val="24"/>
          <w:szCs w:val="24"/>
        </w:rPr>
        <w:t>ortion of the fisher’s utility.</w:t>
      </w:r>
      <w:r w:rsidR="00474DB1">
        <w:rPr>
          <w:rFonts w:ascii="Times New Roman" w:eastAsiaTheme="minorEastAsia" w:hAnsi="Times New Roman" w:cs="Times New Roman"/>
          <w:sz w:val="24"/>
          <w:szCs w:val="24"/>
        </w:rPr>
        <w:t xml:space="preserve"> </w:t>
      </w:r>
      <w:r w:rsidRPr="00B4207D">
        <w:rPr>
          <w:rFonts w:ascii="Times New Roman" w:eastAsiaTheme="minorEastAsia" w:hAnsi="Times New Roman" w:cs="Times New Roman"/>
          <w:sz w:val="24"/>
          <w:szCs w:val="24"/>
        </w:rPr>
        <w:t>Notably, the fisher’s utility depends on their expectations of catches at a</w:t>
      </w:r>
      <w:r w:rsidR="007A785B">
        <w:rPr>
          <w:rFonts w:ascii="Times New Roman" w:eastAsiaTheme="minorEastAsia" w:hAnsi="Times New Roman" w:cs="Times New Roman"/>
          <w:sz w:val="24"/>
          <w:szCs w:val="24"/>
        </w:rPr>
        <w:t>n</w:t>
      </w:r>
      <w:r w:rsidRPr="00B4207D">
        <w:rPr>
          <w:rFonts w:ascii="Times New Roman" w:eastAsiaTheme="minorEastAsia" w:hAnsi="Times New Roman" w:cs="Times New Roman"/>
          <w:sz w:val="24"/>
          <w:szCs w:val="24"/>
        </w:rPr>
        <w:t xml:space="preserve"> </w:t>
      </w:r>
      <w:r w:rsidR="009B7147">
        <w:rPr>
          <w:rFonts w:ascii="Times New Roman" w:eastAsiaTheme="minorEastAsia" w:hAnsi="Times New Roman" w:cs="Times New Roman"/>
          <w:sz w:val="24"/>
          <w:szCs w:val="24"/>
        </w:rPr>
        <w:t>area</w:t>
      </w:r>
      <w:r w:rsidRPr="00B4207D">
        <w:rPr>
          <w:rFonts w:ascii="Times New Roman" w:eastAsiaTheme="minorEastAsia" w:hAnsi="Times New Roman" w:cs="Times New Roman"/>
          <w:sz w:val="24"/>
          <w:szCs w:val="24"/>
        </w:rPr>
        <w:t>,</w:t>
      </w:r>
      <w:del w:id="98" w:author="Allen.Chen" w:date="2025-03-06T18:29:00Z">
        <w:r w:rsidRPr="00B4207D" w:rsidDel="00DD40B7">
          <w:rPr>
            <w:rFonts w:ascii="Times New Roman" w:eastAsiaTheme="minorEastAsia" w:hAnsi="Times New Roman" w:cs="Times New Roman"/>
            <w:sz w:val="24"/>
            <w:szCs w:val="24"/>
          </w:rPr>
          <w:delText xml:space="preserve"> </w:delText>
        </w:r>
      </w:del>
      <m:oMath>
        <m:r>
          <w:ins w:id="99" w:author="Allen.Chen" w:date="2025-03-06T18:29:00Z">
            <w:rPr>
              <w:rFonts w:ascii="Cambria Math" w:eastAsiaTheme="minorEastAsia" w:hAnsi="Cambria Math" w:cs="Times New Roman"/>
              <w:sz w:val="24"/>
              <w:szCs w:val="24"/>
            </w:rPr>
            <m:t xml:space="preserve"> </m:t>
          </w:ins>
        </m:r>
        <m:sSub>
          <m:sSubPr>
            <m:ctrlPr>
              <w:rPr>
                <w:rFonts w:ascii="Cambria Math" w:eastAsiaTheme="minorEastAsia" w:hAnsi="Cambria Math" w:cs="Times New Roman"/>
                <w:i/>
                <w:sz w:val="24"/>
                <w:szCs w:val="24"/>
              </w:rPr>
            </m:ctrlPr>
          </m:sSubPr>
          <m:e>
            <m:sSub>
              <m:sSubPr>
                <m:ctrlPr>
                  <w:ins w:id="100" w:author="Allen.Chen" w:date="2025-03-06T18:29: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E</m:t>
                </m:r>
              </m:e>
              <m:sub>
                <m:r>
                  <w:ins w:id="101" w:author="Allen.Chen" w:date="2025-03-06T18:29:00Z">
                    <w:rPr>
                      <w:rFonts w:ascii="Cambria Math" w:eastAsiaTheme="minorEastAsia" w:hAnsi="Cambria Math" w:cs="Times New Roman"/>
                      <w:sz w:val="24"/>
                      <w:szCs w:val="24"/>
                    </w:rPr>
                    <m:t>u</m:t>
                  </w:ins>
                </m:r>
              </m:sub>
            </m:sSub>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oMath>
      <w:proofErr w:type="gramStart"/>
      <w:r w:rsidR="00755617">
        <w:rPr>
          <w:rFonts w:ascii="Times New Roman" w:eastAsiaTheme="minorEastAsia" w:hAnsi="Times New Roman" w:cs="Times New Roman"/>
          <w:sz w:val="24"/>
          <w:szCs w:val="24"/>
        </w:rPr>
        <w:t>,</w:t>
      </w:r>
      <w:proofErr w:type="gramEnd"/>
      <w:r w:rsidR="00755617">
        <w:rPr>
          <w:rFonts w:ascii="Times New Roman" w:eastAsiaTheme="minorEastAsia" w:hAnsi="Times New Roman" w:cs="Times New Roman"/>
          <w:sz w:val="24"/>
          <w:szCs w:val="24"/>
        </w:rPr>
        <w:t xml:space="preserve"> where </w:t>
      </w:r>
      <m:oMath>
        <m:r>
          <w:rPr>
            <w:rFonts w:ascii="Cambria Math" w:eastAsiaTheme="minorEastAsia" w:hAnsi="Cambria Math"/>
            <w:sz w:val="24"/>
            <w:szCs w:val="24"/>
          </w:rPr>
          <m:t>α</m:t>
        </m:r>
      </m:oMath>
      <w:r w:rsidR="00755617">
        <w:rPr>
          <w:rFonts w:ascii="Times New Roman" w:eastAsiaTheme="minorEastAsia" w:hAnsi="Times New Roman" w:cs="Times New Roman"/>
          <w:sz w:val="24"/>
          <w:szCs w:val="24"/>
        </w:rPr>
        <w:t xml:space="preserve"> is the marginal utility from catch, their starting </w:t>
      </w:r>
      <w:r w:rsidR="00DF5C37">
        <w:rPr>
          <w:rFonts w:ascii="Times New Roman" w:eastAsiaTheme="minorEastAsia" w:hAnsi="Times New Roman" w:cs="Times New Roman"/>
          <w:sz w:val="24"/>
          <w:szCs w:val="24"/>
        </w:rPr>
        <w:t>area</w:t>
      </w:r>
      <w:r w:rsidR="00755617">
        <w:rPr>
          <w:rFonts w:ascii="Times New Roman" w:eastAsiaTheme="minorEastAsia" w:hAnsi="Times New Roman" w:cs="Times New Roman"/>
          <w:sz w:val="24"/>
          <w:szCs w:val="24"/>
        </w:rPr>
        <w:t xml:space="preserve"> </w:t>
      </w:r>
      <w:r w:rsidR="003A36FF" w:rsidRPr="003A36FF">
        <w:rPr>
          <w:rFonts w:ascii="Times New Roman" w:eastAsiaTheme="minorEastAsia" w:hAnsi="Times New Roman" w:cs="Times New Roman"/>
          <w:i/>
          <w:sz w:val="24"/>
          <w:szCs w:val="24"/>
        </w:rPr>
        <w:t>k</w:t>
      </w:r>
      <w:r w:rsidR="00755617">
        <w:rPr>
          <w:rFonts w:ascii="Times New Roman" w:eastAsiaTheme="minorEastAsia" w:hAnsi="Times New Roman" w:cs="Times New Roman"/>
          <w:sz w:val="24"/>
          <w:szCs w:val="24"/>
        </w:rPr>
        <w:t xml:space="preserve">,  and </w:t>
      </w:r>
      <m:oMath>
        <m:r>
          <w:rPr>
            <w:rFonts w:ascii="Cambria Math" w:eastAsiaTheme="minorEastAsia" w:hAnsi="Cambria Math"/>
            <w:sz w:val="24"/>
            <w:szCs w:val="24"/>
          </w:rPr>
          <m:t>γ</m:t>
        </m:r>
      </m:oMath>
      <w:r w:rsidR="00755617">
        <w:rPr>
          <w:rFonts w:ascii="Times New Roman" w:eastAsiaTheme="minorEastAsia" w:hAnsi="Times New Roman" w:cs="Times New Roman"/>
          <w:sz w:val="24"/>
          <w:szCs w:val="24"/>
        </w:rPr>
        <w:t xml:space="preserve"> a vector of parameters that scales area-</w:t>
      </w:r>
      <w:r w:rsidR="00251F41">
        <w:rPr>
          <w:rFonts w:ascii="Times New Roman" w:eastAsiaTheme="minorEastAsia" w:hAnsi="Times New Roman" w:cs="Times New Roman"/>
          <w:sz w:val="24"/>
          <w:szCs w:val="24"/>
        </w:rPr>
        <w:t xml:space="preserve"> and individual-</w:t>
      </w:r>
      <w:r w:rsidR="00755617">
        <w:rPr>
          <w:rFonts w:ascii="Times New Roman" w:eastAsiaTheme="minorEastAsia" w:hAnsi="Times New Roman" w:cs="Times New Roman"/>
          <w:sz w:val="24"/>
          <w:szCs w:val="24"/>
        </w:rPr>
        <w:t xml:space="preserve">specific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ijk</m:t>
            </m:r>
          </m:sub>
        </m:sSub>
      </m:oMath>
      <w:r w:rsidR="00251F41">
        <w:rPr>
          <w:rFonts w:ascii="Times New Roman" w:eastAsiaTheme="minorEastAsia" w:hAnsi="Times New Roman" w:cs="Times New Roman"/>
          <w:sz w:val="24"/>
          <w:szCs w:val="24"/>
        </w:rPr>
        <w:t xml:space="preserve">, where </w:t>
      </w:r>
      <m:oMath>
        <m:r>
          <w:rPr>
            <w:rFonts w:ascii="Cambria Math" w:eastAsiaTheme="minorEastAsia" w:hAnsi="Cambria Math"/>
            <w:sz w:val="24"/>
            <w:szCs w:val="24"/>
          </w:rPr>
          <m:t>α</m:t>
        </m:r>
      </m:oMath>
      <w:r w:rsidR="00251F41">
        <w:rPr>
          <w:rFonts w:ascii="Times New Roman" w:eastAsiaTheme="minorEastAsia" w:hAnsi="Times New Roman" w:cs="Times New Roman"/>
          <w:sz w:val="24"/>
          <w:szCs w:val="24"/>
        </w:rPr>
        <w:t xml:space="preserve"> and </w:t>
      </w:r>
      <m:oMath>
        <m:r>
          <w:rPr>
            <w:rFonts w:ascii="Cambria Math" w:eastAsiaTheme="minorEastAsia" w:hAnsi="Cambria Math"/>
            <w:sz w:val="24"/>
            <w:szCs w:val="24"/>
          </w:rPr>
          <m:t>γ</m:t>
        </m:r>
      </m:oMath>
      <w:r w:rsidR="00251F41">
        <w:rPr>
          <w:rFonts w:ascii="Times New Roman" w:eastAsiaTheme="minorEastAsia" w:hAnsi="Times New Roman" w:cs="Times New Roman"/>
          <w:sz w:val="24"/>
          <w:szCs w:val="24"/>
        </w:rPr>
        <w:t xml:space="preserve"> are estimated</w:t>
      </w:r>
      <w:r w:rsidRPr="00B4207D">
        <w:rPr>
          <w:rFonts w:ascii="Times New Roman" w:eastAsiaTheme="minorEastAsia" w:hAnsi="Times New Roman" w:cs="Times New Roman"/>
          <w:sz w:val="24"/>
          <w:szCs w:val="24"/>
        </w:rPr>
        <w:t>.</w:t>
      </w:r>
      <w:r w:rsidR="00055FE5">
        <w:rPr>
          <w:rFonts w:ascii="Times New Roman" w:eastAsiaTheme="minorEastAsia" w:hAnsi="Times New Roman" w:cs="Times New Roman"/>
          <w:sz w:val="24"/>
          <w:szCs w:val="24"/>
        </w:rPr>
        <w:t xml:space="preserve"> </w:t>
      </w:r>
      <w:r w:rsidR="007A5392">
        <w:rPr>
          <w:rFonts w:ascii="Times New Roman" w:eastAsiaTheme="minorEastAsia" w:hAnsi="Times New Roman" w:cs="Times New Roman"/>
          <w:sz w:val="24"/>
          <w:szCs w:val="24"/>
        </w:rPr>
        <w:t xml:space="preserve">For the fisher’s </w:t>
      </w:r>
      <w:proofErr w:type="gramStart"/>
      <w:r w:rsidR="007A5392">
        <w:rPr>
          <w:rFonts w:ascii="Times New Roman" w:eastAsiaTheme="minorEastAsia" w:hAnsi="Times New Roman" w:cs="Times New Roman"/>
          <w:sz w:val="24"/>
          <w:szCs w:val="24"/>
        </w:rPr>
        <w:t xml:space="preserve">expectation </w:t>
      </w:r>
      <w:proofErr w:type="gramEnd"/>
      <m:oMath>
        <m:sSub>
          <m:sSubPr>
            <m:ctrlPr>
              <w:rPr>
                <w:rFonts w:ascii="Cambria Math" w:eastAsiaTheme="minorEastAsia" w:hAnsi="Cambria Math" w:cs="Times New Roman"/>
                <w:i/>
                <w:sz w:val="24"/>
                <w:szCs w:val="24"/>
              </w:rPr>
            </m:ctrlPr>
          </m:sSubPr>
          <m:e>
            <m:sSub>
              <m:sSubPr>
                <m:ctrlPr>
                  <w:ins w:id="102" w:author="Allen.Chen" w:date="2025-03-06T18:30:00Z">
                    <w:rPr>
                      <w:rFonts w:ascii="Cambria Math" w:eastAsiaTheme="minorEastAsia" w:hAnsi="Cambria Math" w:cs="Times New Roman"/>
                      <w:i/>
                      <w:sz w:val="24"/>
                      <w:szCs w:val="24"/>
                    </w:rPr>
                  </w:ins>
                </m:ctrlPr>
              </m:sSubPr>
              <m:e>
                <m:r>
                  <w:ins w:id="103" w:author="Allen.Chen" w:date="2025-03-06T18:30:00Z">
                    <w:rPr>
                      <w:rFonts w:ascii="Cambria Math" w:eastAsiaTheme="minorEastAsia" w:hAnsi="Cambria Math" w:cs="Times New Roman"/>
                      <w:sz w:val="24"/>
                      <w:szCs w:val="24"/>
                    </w:rPr>
                    <m:t>E</m:t>
                  </w:ins>
                </m:r>
              </m:e>
              <m:sub>
                <m:r>
                  <w:ins w:id="104" w:author="Allen.Chen" w:date="2025-03-06T18:30:00Z">
                    <w:rPr>
                      <w:rFonts w:ascii="Cambria Math" w:eastAsiaTheme="minorEastAsia" w:hAnsi="Cambria Math" w:cs="Times New Roman"/>
                      <w:sz w:val="24"/>
                      <w:szCs w:val="24"/>
                    </w:rPr>
                    <m:t>u</m:t>
                  </w:ins>
                </m:r>
              </m:sub>
            </m:sSub>
            <m:r>
              <w:del w:id="105" w:author="Allen.Chen" w:date="2025-03-06T18:30:00Z">
                <w:rPr>
                  <w:rFonts w:ascii="Cambria Math" w:eastAsiaTheme="minorEastAsia" w:hAnsi="Cambria Math" w:cs="Times New Roman"/>
                  <w:sz w:val="24"/>
                  <w:szCs w:val="24"/>
                </w:rPr>
                <m:t>E</m:t>
              </w:del>
            </m:r>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oMath>
      <w:r w:rsidR="007A5392">
        <w:rPr>
          <w:rFonts w:ascii="Times New Roman" w:eastAsiaTheme="minorEastAsia" w:hAnsi="Times New Roman" w:cs="Times New Roman"/>
          <w:sz w:val="24"/>
          <w:szCs w:val="24"/>
        </w:rPr>
        <w:t>, t</w:t>
      </w:r>
      <w:r w:rsidR="00055FE5">
        <w:rPr>
          <w:rFonts w:ascii="Times New Roman" w:eastAsiaTheme="minorEastAsia" w:hAnsi="Times New Roman" w:cs="Times New Roman"/>
          <w:sz w:val="24"/>
          <w:szCs w:val="24"/>
        </w:rPr>
        <w:t xml:space="preserve">he fisher’s information set includes the realization of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ij</m:t>
            </m:r>
          </m:sub>
          <m:sup>
            <m:r>
              <w:rPr>
                <w:rFonts w:ascii="Cambria Math" w:eastAsiaTheme="minorEastAsia" w:hAnsi="Cambria Math"/>
                <w:sz w:val="24"/>
                <w:szCs w:val="24"/>
              </w:rPr>
              <m:t>f</m:t>
            </m:r>
          </m:sup>
        </m:sSubSup>
      </m:oMath>
      <w:r w:rsidR="00055FE5">
        <w:rPr>
          <w:rFonts w:ascii="Times New Roman" w:eastAsiaTheme="minorEastAsia" w:hAnsi="Times New Roman" w:cs="Times New Roman"/>
          <w:sz w:val="24"/>
          <w:szCs w:val="24"/>
        </w:rPr>
        <w:t xml:space="preserve">, as well as average catches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oMath>
      <w:r w:rsidR="00055FE5">
        <w:rPr>
          <w:rFonts w:ascii="Times New Roman" w:eastAsiaTheme="minorEastAsia" w:hAnsi="Times New Roman" w:cs="Times New Roman"/>
          <w:sz w:val="24"/>
          <w:szCs w:val="24"/>
        </w:rPr>
        <w:t xml:space="preserve">. </w:t>
      </w:r>
      <w:r w:rsidR="007A5392">
        <w:rPr>
          <w:rFonts w:ascii="Times New Roman" w:eastAsiaTheme="minorEastAsia" w:hAnsi="Times New Roman" w:cs="Times New Roman"/>
          <w:sz w:val="24"/>
          <w:szCs w:val="24"/>
        </w:rPr>
        <w:t xml:space="preserve">Other covariates such as lagged catches, capturing historical experience, could also be included in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oMath>
      <w:r w:rsidR="007A5392">
        <w:rPr>
          <w:rFonts w:ascii="Times New Roman" w:eastAsiaTheme="minorEastAsia" w:hAnsi="Times New Roman" w:cs="Times New Roman"/>
          <w:sz w:val="24"/>
          <w:szCs w:val="24"/>
        </w:rPr>
        <w:t xml:space="preserve"> (and is generally common in the fisheries economics literature).</w:t>
      </w:r>
      <w:r w:rsidR="007C1D24">
        <w:rPr>
          <w:rFonts w:ascii="Times New Roman" w:eastAsiaTheme="minorEastAsia" w:hAnsi="Times New Roman" w:cs="Times New Roman"/>
          <w:sz w:val="24"/>
          <w:szCs w:val="24"/>
        </w:rPr>
        <w:t xml:space="preserve"> Therefore,</w:t>
      </w:r>
    </w:p>
    <w:p w14:paraId="78CF3981" w14:textId="77777777" w:rsidR="00DD40B7" w:rsidRPr="00B4207D" w:rsidRDefault="00DD40B7" w:rsidP="00D7107D">
      <w:pPr>
        <w:pStyle w:val="NoSpacing"/>
        <w:rPr>
          <w:rFonts w:ascii="Times New Roman" w:eastAsiaTheme="minorEastAsia"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6365"/>
        <w:gridCol w:w="655"/>
      </w:tblGrid>
      <w:tr w:rsidR="00D7107D" w:rsidRPr="00B4207D" w14:paraId="0084B2E4" w14:textId="77777777" w:rsidTr="00E454D1">
        <w:tc>
          <w:tcPr>
            <w:tcW w:w="1250" w:type="pct"/>
          </w:tcPr>
          <w:p w14:paraId="593DE934" w14:textId="77777777" w:rsidR="00D7107D" w:rsidRPr="00B4207D" w:rsidRDefault="00D7107D" w:rsidP="00E454D1">
            <w:pPr>
              <w:pStyle w:val="NoSpacing"/>
              <w:rPr>
                <w:rFonts w:eastAsiaTheme="minorEastAsia"/>
                <w:sz w:val="24"/>
                <w:szCs w:val="24"/>
              </w:rPr>
            </w:pPr>
          </w:p>
        </w:tc>
        <w:tc>
          <w:tcPr>
            <w:tcW w:w="3400" w:type="pct"/>
          </w:tcPr>
          <w:p w14:paraId="37284D07" w14:textId="4F15B6CE" w:rsidR="00D7107D" w:rsidRPr="00B4207D" w:rsidRDefault="00B935FD" w:rsidP="00E454D1">
            <w:pPr>
              <w:pStyle w:val="NoSpacing"/>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ijk</m:t>
                    </m:r>
                  </m:sub>
                </m:sSub>
                <m:r>
                  <m:rPr>
                    <m:aln/>
                  </m:rP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ijk</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ij</m:t>
                    </m:r>
                  </m:sub>
                </m:sSub>
                <m:r>
                  <m:rPr>
                    <m:sty m:val="p"/>
                  </m:rPr>
                  <w:rPr>
                    <w:rFonts w:ascii="Cambria Math" w:eastAsiaTheme="minorEastAsia" w:hAnsi="Cambria Math"/>
                    <w:sz w:val="24"/>
                    <w:szCs w:val="24"/>
                  </w:rPr>
                  <w:br/>
                </m:r>
              </m:oMath>
              <m:oMath>
                <m:r>
                  <m:rPr>
                    <m:aln/>
                  </m:rPr>
                  <w:rPr>
                    <w:rFonts w:ascii="Cambria Math" w:eastAsiaTheme="minorEastAsia" w:hAnsi="Cambria Math"/>
                    <w:sz w:val="24"/>
                    <w:szCs w:val="24"/>
                  </w:rPr>
                  <m:t>= α</m:t>
                </m:r>
                <m:sSub>
                  <m:sSubPr>
                    <m:ctrlPr>
                      <w:rPr>
                        <w:rFonts w:ascii="Cambria Math" w:eastAsiaTheme="minorEastAsia" w:hAnsi="Cambria Math"/>
                        <w:i/>
                        <w:sz w:val="24"/>
                        <w:szCs w:val="24"/>
                      </w:rPr>
                    </m:ctrlPr>
                  </m:sSubPr>
                  <m:e>
                    <m:sSub>
                      <m:sSubPr>
                        <m:ctrlPr>
                          <w:ins w:id="106" w:author="Allen.Chen" w:date="2025-03-06T18:30:00Z">
                            <w:rPr>
                              <w:rFonts w:ascii="Cambria Math" w:eastAsiaTheme="minorEastAsia" w:hAnsi="Cambria Math"/>
                              <w:i/>
                              <w:sz w:val="24"/>
                              <w:szCs w:val="24"/>
                            </w:rPr>
                          </w:ins>
                        </m:ctrlPr>
                      </m:sSubPr>
                      <m:e>
                        <m:r>
                          <w:ins w:id="107" w:author="Allen.Chen" w:date="2025-03-06T18:30:00Z">
                            <w:rPr>
                              <w:rFonts w:ascii="Cambria Math" w:eastAsiaTheme="minorEastAsia" w:hAnsi="Cambria Math"/>
                              <w:sz w:val="24"/>
                              <w:szCs w:val="24"/>
                            </w:rPr>
                            <m:t>E</m:t>
                          </w:ins>
                        </m:r>
                      </m:e>
                      <m:sub>
                        <m:r>
                          <w:ins w:id="108" w:author="Allen.Chen" w:date="2025-03-06T18:30:00Z">
                            <w:rPr>
                              <w:rFonts w:ascii="Cambria Math" w:eastAsiaTheme="minorEastAsia" w:hAnsi="Cambria Math"/>
                              <w:sz w:val="24"/>
                              <w:szCs w:val="24"/>
                            </w:rPr>
                            <m:t>u</m:t>
                          </w:ins>
                        </m:r>
                      </m:sub>
                    </m:sSub>
                    <m:r>
                      <w:del w:id="109" w:author="Allen.Chen" w:date="2025-03-06T18:30:00Z">
                        <w:rPr>
                          <w:rFonts w:ascii="Cambria Math" w:eastAsiaTheme="minorEastAsia" w:hAnsi="Cambria Math"/>
                          <w:sz w:val="24"/>
                          <w:szCs w:val="24"/>
                        </w:rPr>
                        <m:t>E</m:t>
                      </w:del>
                    </m:r>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ijk</m:t>
                    </m:r>
                  </m:sub>
                </m:sSub>
                <m:r>
                  <w:rPr>
                    <w:rFonts w:ascii="Cambria Math" w:eastAsiaTheme="minorEastAsia" w:hAnsi="Cambria Math"/>
                    <w:sz w:val="24"/>
                    <w:szCs w:val="24"/>
                  </w:rPr>
                  <m:t>'γ+</m:t>
                </m:r>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ij</m:t>
                    </m:r>
                  </m:sub>
                </m:sSub>
              </m:oMath>
            </m:oMathPara>
          </w:p>
        </w:tc>
        <w:tc>
          <w:tcPr>
            <w:tcW w:w="350" w:type="pct"/>
          </w:tcPr>
          <w:p w14:paraId="201FD6EB" w14:textId="77FD4DA9" w:rsidR="00D7107D" w:rsidRPr="00B4207D" w:rsidRDefault="00D7107D" w:rsidP="00E454D1">
            <w:pPr>
              <w:pStyle w:val="NoSpacing"/>
              <w:rPr>
                <w:rFonts w:eastAsiaTheme="minorEastAsia"/>
                <w:sz w:val="24"/>
                <w:szCs w:val="24"/>
              </w:rPr>
            </w:pPr>
            <w:r w:rsidRPr="00B4207D">
              <w:rPr>
                <w:sz w:val="24"/>
                <w:szCs w:val="24"/>
              </w:rPr>
              <w:t>(</w:t>
            </w:r>
            <w:r w:rsidRPr="00B4207D">
              <w:rPr>
                <w:sz w:val="24"/>
                <w:szCs w:val="24"/>
              </w:rPr>
              <w:fldChar w:fldCharType="begin"/>
            </w:r>
            <w:r w:rsidRPr="00B4207D">
              <w:rPr>
                <w:sz w:val="24"/>
                <w:szCs w:val="24"/>
              </w:rPr>
              <w:instrText xml:space="preserve"> SEQ Equation \* ARABIC </w:instrText>
            </w:r>
            <w:r w:rsidRPr="00B4207D">
              <w:rPr>
                <w:sz w:val="24"/>
                <w:szCs w:val="24"/>
              </w:rPr>
              <w:fldChar w:fldCharType="separate"/>
            </w:r>
            <w:r w:rsidR="00B3437D">
              <w:rPr>
                <w:noProof/>
                <w:sz w:val="24"/>
                <w:szCs w:val="24"/>
              </w:rPr>
              <w:t>4</w:t>
            </w:r>
            <w:r w:rsidRPr="00B4207D">
              <w:rPr>
                <w:sz w:val="24"/>
                <w:szCs w:val="24"/>
              </w:rPr>
              <w:fldChar w:fldCharType="end"/>
            </w:r>
            <w:r w:rsidRPr="00B4207D">
              <w:rPr>
                <w:sz w:val="24"/>
                <w:szCs w:val="24"/>
              </w:rPr>
              <w:t>)</w:t>
            </w:r>
          </w:p>
        </w:tc>
      </w:tr>
    </w:tbl>
    <w:p w14:paraId="7DCF8D2C" w14:textId="77777777" w:rsidR="00D7107D" w:rsidRDefault="00D7107D" w:rsidP="00D7107D">
      <w:pPr>
        <w:pStyle w:val="NoSpacing"/>
        <w:rPr>
          <w:rFonts w:ascii="Times New Roman" w:eastAsiaTheme="minorEastAsia" w:hAnsi="Times New Roman" w:cs="Times New Roman"/>
          <w:sz w:val="24"/>
          <w:szCs w:val="24"/>
        </w:rPr>
      </w:pPr>
    </w:p>
    <w:p w14:paraId="1E67C19B" w14:textId="3F91F25F" w:rsidR="00D7107D" w:rsidRPr="00B4207D" w:rsidRDefault="007C1D24" w:rsidP="00D7107D">
      <w:pPr>
        <w:pStyle w:val="NoSpacing"/>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sidRPr="00B4207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ij</m:t>
            </m:r>
          </m:sub>
        </m:sSub>
      </m:oMath>
      <w:r w:rsidRPr="00B4207D">
        <w:rPr>
          <w:rFonts w:ascii="Times New Roman" w:eastAsiaTheme="minorEastAsia" w:hAnsi="Times New Roman" w:cs="Times New Roman"/>
          <w:sz w:val="24"/>
          <w:szCs w:val="24"/>
        </w:rPr>
        <w:t xml:space="preserve"> varies in an unobservable way</w:t>
      </w:r>
      <w:r>
        <w:rPr>
          <w:rFonts w:ascii="Times New Roman" w:eastAsiaTheme="minorEastAsia" w:hAnsi="Times New Roman" w:cs="Times New Roman"/>
          <w:sz w:val="24"/>
          <w:szCs w:val="24"/>
        </w:rPr>
        <w:t xml:space="preserve"> and is assumed to be </w:t>
      </w:r>
      <w:r w:rsidR="00D7107D" w:rsidRPr="00B4207D">
        <w:rPr>
          <w:rFonts w:ascii="Times New Roman" w:eastAsiaTheme="minorEastAsia" w:hAnsi="Times New Roman" w:cs="Times New Roman"/>
          <w:sz w:val="24"/>
          <w:szCs w:val="24"/>
        </w:rPr>
        <w:t>independently and identically distributed generalized extreme value type I (Gumbel).</w:t>
      </w:r>
    </w:p>
    <w:p w14:paraId="0D7B16A0" w14:textId="77777777" w:rsidR="00D7107D" w:rsidRPr="00B4207D" w:rsidRDefault="00D7107D" w:rsidP="00D7107D">
      <w:pPr>
        <w:pStyle w:val="NoSpacing"/>
        <w:rPr>
          <w:rFonts w:ascii="Times New Roman" w:eastAsiaTheme="minorEastAsia" w:hAnsi="Times New Roman" w:cs="Times New Roman"/>
          <w:sz w:val="24"/>
          <w:szCs w:val="24"/>
        </w:rPr>
      </w:pPr>
    </w:p>
    <w:p w14:paraId="3394545A" w14:textId="4F5BB09C" w:rsidR="00F757F9" w:rsidRDefault="00147031" w:rsidP="00536885">
      <w:pPr>
        <w:pStyle w:val="NoSpacing"/>
        <w:rPr>
          <w:ins w:id="110" w:author="Allen.Chen" w:date="2025-03-11T13:23:00Z"/>
          <w:rFonts w:ascii="Times New Roman" w:hAnsi="Times New Roman" w:cs="Times New Roman"/>
          <w:sz w:val="24"/>
          <w:szCs w:val="24"/>
        </w:rPr>
      </w:pPr>
      <w:r>
        <w:rPr>
          <w:rFonts w:ascii="Times New Roman" w:hAnsi="Times New Roman" w:cs="Times New Roman"/>
          <w:sz w:val="24"/>
          <w:szCs w:val="24"/>
        </w:rPr>
        <w:t xml:space="preserve">Note that while our stylized model only includes one species in the fisher’s utility function, it is relatively straightforward to include multiple species, as long as the analyst has catch data for those species. </w:t>
      </w:r>
      <w:r w:rsidR="005E4B47">
        <w:rPr>
          <w:rFonts w:ascii="Times New Roman" w:hAnsi="Times New Roman" w:cs="Times New Roman"/>
          <w:sz w:val="24"/>
          <w:szCs w:val="24"/>
        </w:rPr>
        <w:t>O</w:t>
      </w:r>
      <w:r>
        <w:rPr>
          <w:rFonts w:ascii="Times New Roman" w:hAnsi="Times New Roman" w:cs="Times New Roman"/>
          <w:sz w:val="24"/>
          <w:szCs w:val="24"/>
        </w:rPr>
        <w:t xml:space="preserve">ur approach </w:t>
      </w:r>
      <w:r w:rsidR="005E4B47">
        <w:rPr>
          <w:rFonts w:ascii="Times New Roman" w:hAnsi="Times New Roman" w:cs="Times New Roman"/>
          <w:sz w:val="24"/>
          <w:szCs w:val="24"/>
        </w:rPr>
        <w:t>allows</w:t>
      </w:r>
      <w:r>
        <w:rPr>
          <w:rFonts w:ascii="Times New Roman" w:hAnsi="Times New Roman" w:cs="Times New Roman"/>
          <w:sz w:val="24"/>
          <w:szCs w:val="24"/>
        </w:rPr>
        <w:t xml:space="preserve"> analysts </w:t>
      </w:r>
      <w:r w:rsidR="005E4B47">
        <w:rPr>
          <w:rFonts w:ascii="Times New Roman" w:hAnsi="Times New Roman" w:cs="Times New Roman"/>
          <w:sz w:val="24"/>
          <w:szCs w:val="24"/>
        </w:rPr>
        <w:t>to</w:t>
      </w:r>
      <w:r>
        <w:rPr>
          <w:rFonts w:ascii="Times New Roman" w:hAnsi="Times New Roman" w:cs="Times New Roman"/>
          <w:sz w:val="24"/>
          <w:szCs w:val="24"/>
        </w:rPr>
        <w:t xml:space="preserve"> </w:t>
      </w:r>
      <w:r w:rsidRPr="00B4207D">
        <w:rPr>
          <w:rFonts w:ascii="Times New Roman" w:hAnsi="Times New Roman" w:cs="Times New Roman"/>
          <w:sz w:val="24"/>
          <w:szCs w:val="24"/>
        </w:rPr>
        <w:t xml:space="preserve">incorporate any number of relevant factors or covariates into the fisher’s </w:t>
      </w:r>
      <w:r>
        <w:rPr>
          <w:rFonts w:ascii="Times New Roman" w:hAnsi="Times New Roman" w:cs="Times New Roman"/>
          <w:sz w:val="24"/>
          <w:szCs w:val="24"/>
        </w:rPr>
        <w:t>utility</w:t>
      </w:r>
      <w:r w:rsidRPr="00B4207D">
        <w:rPr>
          <w:rFonts w:ascii="Times New Roman" w:hAnsi="Times New Roman" w:cs="Times New Roman"/>
          <w:sz w:val="24"/>
          <w:szCs w:val="24"/>
        </w:rPr>
        <w:t xml:space="preserve"> function</w:t>
      </w:r>
      <w:r>
        <w:rPr>
          <w:rFonts w:ascii="Times New Roman" w:hAnsi="Times New Roman" w:cs="Times New Roman"/>
          <w:sz w:val="24"/>
          <w:szCs w:val="24"/>
        </w:rPr>
        <w:t xml:space="preserve">. </w:t>
      </w:r>
      <w:ins w:id="111" w:author="Allen.Chen" w:date="2025-03-11T13:23:00Z">
        <w:r w:rsidR="00F757F9">
          <w:rPr>
            <w:rFonts w:ascii="Times New Roman" w:hAnsi="Times New Roman" w:cs="Times New Roman"/>
            <w:sz w:val="24"/>
            <w:szCs w:val="24"/>
          </w:rPr>
          <w:t xml:space="preserve">Our vessels vary based on their vessel-specific </w:t>
        </w:r>
        <w:proofErr w:type="gramStart"/>
        <w:r w:rsidR="00F757F9">
          <w:rPr>
            <w:rFonts w:ascii="Times New Roman" w:hAnsi="Times New Roman" w:cs="Times New Roman"/>
            <w:sz w:val="24"/>
            <w:szCs w:val="24"/>
          </w:rPr>
          <w:t xml:space="preserve">covariate </w:t>
        </w:r>
        <w:proofErr w:type="gramEnd"/>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oMath>
        <w:r w:rsidR="00F757F9">
          <w:rPr>
            <w:rFonts w:ascii="Times New Roman" w:eastAsiaTheme="minorEastAsia" w:hAnsi="Times New Roman" w:cs="Times New Roman"/>
            <w:sz w:val="24"/>
            <w:szCs w:val="24"/>
          </w:rPr>
          <w:t>, but additional factors representing vessel heteroge</w:t>
        </w:r>
      </w:ins>
      <w:ins w:id="112" w:author="Allen.Chen" w:date="2025-03-11T13:24:00Z">
        <w:r w:rsidR="00F757F9">
          <w:rPr>
            <w:rFonts w:ascii="Times New Roman" w:eastAsiaTheme="minorEastAsia" w:hAnsi="Times New Roman" w:cs="Times New Roman"/>
            <w:sz w:val="24"/>
            <w:szCs w:val="24"/>
          </w:rPr>
          <w:t>neity or differences in catchability could also be included.</w:t>
        </w:r>
      </w:ins>
    </w:p>
    <w:p w14:paraId="7850C384" w14:textId="77777777" w:rsidR="00F757F9" w:rsidRDefault="00F757F9" w:rsidP="00536885">
      <w:pPr>
        <w:pStyle w:val="NoSpacing"/>
        <w:rPr>
          <w:ins w:id="113" w:author="Allen.Chen" w:date="2025-03-11T13:23:00Z"/>
          <w:rFonts w:ascii="Times New Roman" w:hAnsi="Times New Roman" w:cs="Times New Roman"/>
          <w:sz w:val="24"/>
          <w:szCs w:val="24"/>
        </w:rPr>
      </w:pPr>
    </w:p>
    <w:p w14:paraId="0C975719" w14:textId="1C22F73C" w:rsidR="00147031" w:rsidDel="00F757F9" w:rsidRDefault="00147031" w:rsidP="00F969E8">
      <w:pPr>
        <w:pStyle w:val="NoSpacing"/>
        <w:rPr>
          <w:del w:id="114" w:author="Allen.Chen" w:date="2025-03-06T16:08:00Z"/>
          <w:rFonts w:ascii="Times New Roman" w:hAnsi="Times New Roman" w:cs="Times New Roman"/>
          <w:sz w:val="24"/>
          <w:szCs w:val="24"/>
        </w:rPr>
      </w:pPr>
      <w:r>
        <w:rPr>
          <w:rFonts w:ascii="Times New Roman" w:hAnsi="Times New Roman" w:cs="Times New Roman"/>
          <w:sz w:val="24"/>
          <w:szCs w:val="24"/>
        </w:rPr>
        <w:t xml:space="preserve">Expected catch of a different species could </w:t>
      </w:r>
      <w:ins w:id="115" w:author="Allen.Chen" w:date="2025-03-11T13:24:00Z">
        <w:r w:rsidR="00F757F9">
          <w:rPr>
            <w:rFonts w:ascii="Times New Roman" w:hAnsi="Times New Roman" w:cs="Times New Roman"/>
            <w:sz w:val="24"/>
            <w:szCs w:val="24"/>
          </w:rPr>
          <w:t xml:space="preserve">also </w:t>
        </w:r>
      </w:ins>
      <w:r>
        <w:rPr>
          <w:rFonts w:ascii="Times New Roman" w:hAnsi="Times New Roman" w:cs="Times New Roman"/>
          <w:sz w:val="24"/>
          <w:szCs w:val="24"/>
        </w:rPr>
        <w:t>be modeled in the same fashion as above, and appended as an additional term</w:t>
      </w:r>
      <w:r w:rsidR="004F0D80">
        <w:rPr>
          <w:rFonts w:ascii="Times New Roman" w:hAnsi="Times New Roman" w:cs="Times New Roman"/>
          <w:sz w:val="24"/>
          <w:szCs w:val="24"/>
        </w:rPr>
        <w:t xml:space="preserve"> (similar to</w:t>
      </w:r>
      <m:oMath>
        <m:r>
          <w:rPr>
            <w:rFonts w:ascii="Cambria Math" w:hAnsi="Cambria Math" w:cs="Times New Roman"/>
            <w:sz w:val="24"/>
            <w:szCs w:val="24"/>
          </w:rPr>
          <m:t xml:space="preserve"> </m:t>
        </m:r>
        <m:r>
          <w:rPr>
            <w:rFonts w:ascii="Cambria Math" w:eastAsiaTheme="minorEastAsia" w:hAnsi="Cambria Math"/>
            <w:sz w:val="24"/>
            <w:szCs w:val="24"/>
          </w:rPr>
          <m:t>α</m:t>
        </m:r>
        <m:sSub>
          <m:sSubPr>
            <m:ctrlPr>
              <w:rPr>
                <w:rFonts w:ascii="Cambria Math" w:eastAsiaTheme="minorEastAsia" w:hAnsi="Cambria Math"/>
                <w:i/>
                <w:sz w:val="24"/>
                <w:szCs w:val="24"/>
              </w:rPr>
            </m:ctrlPr>
          </m:sSubPr>
          <m:e>
            <m:r>
              <w:rPr>
                <w:rFonts w:ascii="Cambria Math" w:eastAsiaTheme="minorEastAsia" w:hAnsi="Cambria Math"/>
                <w:sz w:val="24"/>
                <w:szCs w:val="24"/>
              </w:rPr>
              <m:t>E[Y</m:t>
            </m:r>
          </m:e>
          <m:sub>
            <m:r>
              <w:rPr>
                <w:rFonts w:ascii="Cambria Math" w:eastAsiaTheme="minorEastAsia" w:hAnsi="Cambria Math"/>
                <w:sz w:val="24"/>
                <w:szCs w:val="24"/>
              </w:rPr>
              <m:t>ij</m:t>
            </m:r>
          </m:sub>
        </m:sSub>
        <m:r>
          <w:rPr>
            <w:rFonts w:ascii="Cambria Math" w:eastAsiaTheme="minorEastAsia" w:hAnsi="Cambria Math"/>
            <w:sz w:val="24"/>
            <w:szCs w:val="24"/>
          </w:rPr>
          <m:t>]</m:t>
        </m:r>
      </m:oMath>
      <w:r w:rsidR="004F0D80">
        <w:rPr>
          <w:rFonts w:ascii="Times New Roman" w:eastAsiaTheme="minorEastAsia" w:hAnsi="Times New Roman" w:cs="Times New Roman"/>
          <w:sz w:val="24"/>
          <w:szCs w:val="24"/>
        </w:rPr>
        <w:t>)</w:t>
      </w:r>
      <w:r>
        <w:rPr>
          <w:rFonts w:ascii="Times New Roman" w:hAnsi="Times New Roman" w:cs="Times New Roman"/>
          <w:sz w:val="24"/>
          <w:szCs w:val="24"/>
        </w:rPr>
        <w:t xml:space="preserve">. The marginal utility from catch is </w:t>
      </w:r>
      <w:r w:rsidR="00E83AB1">
        <w:rPr>
          <w:rFonts w:ascii="Times New Roman" w:hAnsi="Times New Roman" w:cs="Times New Roman"/>
          <w:sz w:val="24"/>
          <w:szCs w:val="24"/>
        </w:rPr>
        <w:t xml:space="preserve">an </w:t>
      </w:r>
      <w:r>
        <w:rPr>
          <w:rFonts w:ascii="Times New Roman" w:hAnsi="Times New Roman" w:cs="Times New Roman"/>
          <w:sz w:val="24"/>
          <w:szCs w:val="24"/>
        </w:rPr>
        <w:t xml:space="preserve">estimated </w:t>
      </w:r>
      <w:r w:rsidR="00E83AB1">
        <w:rPr>
          <w:rFonts w:ascii="Times New Roman" w:hAnsi="Times New Roman" w:cs="Times New Roman"/>
          <w:sz w:val="24"/>
          <w:szCs w:val="24"/>
        </w:rPr>
        <w:t xml:space="preserve">parameter </w:t>
      </w:r>
      <w:r>
        <w:rPr>
          <w:rFonts w:ascii="Times New Roman" w:hAnsi="Times New Roman" w:cs="Times New Roman"/>
          <w:sz w:val="24"/>
          <w:szCs w:val="24"/>
        </w:rPr>
        <w:t xml:space="preserve">and is agnostic as to sign; bycatch for example might have a negative coefficient. Finally, if the analyst also believes the catch of the </w:t>
      </w:r>
      <w:r w:rsidR="00A35667">
        <w:rPr>
          <w:rFonts w:ascii="Times New Roman" w:hAnsi="Times New Roman" w:cs="Times New Roman"/>
          <w:sz w:val="24"/>
          <w:szCs w:val="24"/>
        </w:rPr>
        <w:t>other</w:t>
      </w:r>
      <w:r>
        <w:rPr>
          <w:rFonts w:ascii="Times New Roman" w:hAnsi="Times New Roman" w:cs="Times New Roman"/>
          <w:sz w:val="24"/>
          <w:szCs w:val="24"/>
        </w:rPr>
        <w:t xml:space="preserve"> species might </w:t>
      </w:r>
      <w:r w:rsidR="00A35667">
        <w:rPr>
          <w:rFonts w:ascii="Times New Roman" w:hAnsi="Times New Roman" w:cs="Times New Roman"/>
          <w:sz w:val="24"/>
          <w:szCs w:val="24"/>
        </w:rPr>
        <w:t xml:space="preserve">suffer from selection bias, additional correction functions can be added for </w:t>
      </w:r>
      <w:r w:rsidR="00E83AB1">
        <w:rPr>
          <w:rFonts w:ascii="Times New Roman" w:hAnsi="Times New Roman" w:cs="Times New Roman"/>
          <w:sz w:val="24"/>
          <w:szCs w:val="24"/>
        </w:rPr>
        <w:t>that</w:t>
      </w:r>
      <w:r w:rsidR="00A35667">
        <w:rPr>
          <w:rFonts w:ascii="Times New Roman" w:hAnsi="Times New Roman" w:cs="Times New Roman"/>
          <w:sz w:val="24"/>
          <w:szCs w:val="24"/>
        </w:rPr>
        <w:t xml:space="preserve"> species.</w:t>
      </w:r>
      <w:del w:id="116" w:author="Allen.Chen" w:date="2025-03-06T16:08:00Z">
        <w:r w:rsidR="00A35667" w:rsidDel="00536885">
          <w:rPr>
            <w:rStyle w:val="FootnoteReference"/>
            <w:rFonts w:ascii="Times New Roman" w:hAnsi="Times New Roman" w:cs="Times New Roman"/>
            <w:sz w:val="24"/>
            <w:szCs w:val="24"/>
          </w:rPr>
          <w:footnoteReference w:id="4"/>
        </w:r>
      </w:del>
      <w:ins w:id="119" w:author="Allen.Chen" w:date="2025-03-06T16:07:00Z">
        <w:r w:rsidR="00536885">
          <w:rPr>
            <w:rFonts w:ascii="Times New Roman" w:hAnsi="Times New Roman" w:cs="Times New Roman"/>
            <w:sz w:val="24"/>
            <w:szCs w:val="24"/>
          </w:rPr>
          <w:t xml:space="preserve"> </w:t>
        </w:r>
        <w:commentRangeStart w:id="120"/>
        <w:r w:rsidR="00536885">
          <w:rPr>
            <w:rFonts w:ascii="Times New Roman" w:hAnsi="Times New Roman" w:cs="Times New Roman"/>
            <w:sz w:val="24"/>
            <w:szCs w:val="24"/>
          </w:rPr>
          <w:t>C</w:t>
        </w:r>
        <w:r w:rsidR="00536885" w:rsidRPr="00536885">
          <w:rPr>
            <w:rFonts w:ascii="Times New Roman" w:hAnsi="Times New Roman" w:cs="Times New Roman"/>
            <w:sz w:val="24"/>
            <w:szCs w:val="24"/>
          </w:rPr>
          <w:t xml:space="preserve">atch </w:t>
        </w:r>
      </w:ins>
      <w:commentRangeEnd w:id="120"/>
      <w:ins w:id="121" w:author="Allen.Chen" w:date="2025-03-11T18:52:00Z">
        <w:r w:rsidR="00281DE9">
          <w:rPr>
            <w:rStyle w:val="CommentReference"/>
            <w:rFonts w:ascii="Times New Roman" w:eastAsia="Times New Roman" w:hAnsi="Times New Roman" w:cs="Times New Roman"/>
          </w:rPr>
          <w:commentReference w:id="120"/>
        </w:r>
      </w:ins>
      <w:ins w:id="122" w:author="Allen.Chen" w:date="2025-03-06T16:07:00Z">
        <w:r w:rsidR="00536885" w:rsidRPr="00536885">
          <w:rPr>
            <w:rFonts w:ascii="Times New Roman" w:hAnsi="Times New Roman" w:cs="Times New Roman"/>
            <w:sz w:val="24"/>
            <w:szCs w:val="24"/>
          </w:rPr>
          <w:t xml:space="preserve">of the two different species might </w:t>
        </w:r>
        <w:r w:rsidR="00536885">
          <w:rPr>
            <w:rFonts w:ascii="Times New Roman" w:hAnsi="Times New Roman" w:cs="Times New Roman"/>
            <w:sz w:val="24"/>
            <w:szCs w:val="24"/>
          </w:rPr>
          <w:t xml:space="preserve">also </w:t>
        </w:r>
        <w:r w:rsidR="00536885" w:rsidRPr="00536885">
          <w:rPr>
            <w:rFonts w:ascii="Times New Roman" w:hAnsi="Times New Roman" w:cs="Times New Roman"/>
            <w:sz w:val="24"/>
            <w:szCs w:val="24"/>
          </w:rPr>
          <w:t xml:space="preserve">be correlated, which </w:t>
        </w:r>
        <w:r w:rsidR="00536885">
          <w:rPr>
            <w:rFonts w:ascii="Times New Roman" w:hAnsi="Times New Roman" w:cs="Times New Roman"/>
            <w:sz w:val="24"/>
            <w:szCs w:val="24"/>
          </w:rPr>
          <w:t>would</w:t>
        </w:r>
        <w:r w:rsidR="00536885" w:rsidRPr="00536885">
          <w:rPr>
            <w:rFonts w:ascii="Times New Roman" w:hAnsi="Times New Roman" w:cs="Times New Roman"/>
            <w:sz w:val="24"/>
            <w:szCs w:val="24"/>
          </w:rPr>
          <w:t xml:space="preserve"> require parametric assumptions as to the joint distribution of catch for the two species. As multiple species are added, the likelihood of encountering the curse of dimensionality also increases, as each species requires an additional poly</w:t>
        </w:r>
        <w:r w:rsidR="00536885">
          <w:rPr>
            <w:rFonts w:ascii="Times New Roman" w:hAnsi="Times New Roman" w:cs="Times New Roman"/>
            <w:sz w:val="24"/>
            <w:szCs w:val="24"/>
          </w:rPr>
          <w:t>nomial correction at each area.</w:t>
        </w:r>
      </w:ins>
    </w:p>
    <w:p w14:paraId="605BB867" w14:textId="77777777" w:rsidR="00F757F9" w:rsidRDefault="00F757F9" w:rsidP="00536885">
      <w:pPr>
        <w:pStyle w:val="NoSpacing"/>
        <w:rPr>
          <w:ins w:id="123" w:author="Allen.Chen" w:date="2025-03-11T13:22:00Z"/>
          <w:rFonts w:ascii="Times New Roman" w:hAnsi="Times New Roman" w:cs="Times New Roman"/>
          <w:sz w:val="24"/>
          <w:szCs w:val="24"/>
        </w:rPr>
      </w:pPr>
    </w:p>
    <w:p w14:paraId="67AB7588" w14:textId="77777777" w:rsidR="00147031" w:rsidRDefault="00147031" w:rsidP="00F969E8">
      <w:pPr>
        <w:pStyle w:val="NoSpacing"/>
        <w:rPr>
          <w:rFonts w:ascii="Times New Roman" w:hAnsi="Times New Roman" w:cs="Times New Roman"/>
          <w:sz w:val="24"/>
          <w:szCs w:val="24"/>
        </w:rPr>
      </w:pPr>
    </w:p>
    <w:p w14:paraId="34F1E55C" w14:textId="48952752" w:rsidR="00F969E8" w:rsidRPr="00B4207D" w:rsidRDefault="00F969E8" w:rsidP="00F969E8">
      <w:pPr>
        <w:pStyle w:val="NoSpacing"/>
        <w:rPr>
          <w:rFonts w:ascii="Times New Roman" w:hAnsi="Times New Roman" w:cs="Times New Roman"/>
          <w:sz w:val="24"/>
          <w:szCs w:val="24"/>
        </w:rPr>
      </w:pPr>
      <w:r>
        <w:rPr>
          <w:rFonts w:ascii="Times New Roman" w:hAnsi="Times New Roman" w:cs="Times New Roman"/>
          <w:sz w:val="24"/>
          <w:szCs w:val="24"/>
        </w:rPr>
        <w:t>Common steps between all four specifications in how we model fisher behavior and produce different realized catches are outlined below.</w:t>
      </w:r>
      <w:ins w:id="124" w:author="Allen.Chen" w:date="2025-03-11T16:09:00Z">
        <w:r w:rsidR="002809D7">
          <w:rPr>
            <w:rFonts w:ascii="Times New Roman" w:hAnsi="Times New Roman" w:cs="Times New Roman"/>
            <w:sz w:val="24"/>
            <w:szCs w:val="24"/>
          </w:rPr>
          <w:t xml:space="preserve"> Steps 4 and 5 describe the econometric model and </w:t>
        </w:r>
      </w:ins>
    </w:p>
    <w:p w14:paraId="3EF8C9FF" w14:textId="77777777" w:rsidR="00F969E8" w:rsidRPr="00B4207D" w:rsidRDefault="00F969E8" w:rsidP="00F969E8">
      <w:pPr>
        <w:pStyle w:val="NoSpacing"/>
        <w:rPr>
          <w:rFonts w:ascii="Times New Roman" w:hAnsi="Times New Roman" w:cs="Times New Roman"/>
          <w:sz w:val="24"/>
          <w:szCs w:val="24"/>
        </w:rPr>
      </w:pPr>
    </w:p>
    <w:p w14:paraId="696A11BA" w14:textId="37828650" w:rsidR="00F969E8" w:rsidRDefault="00F969E8" w:rsidP="00F969E8">
      <w:pPr>
        <w:pStyle w:val="NoSpacing"/>
        <w:numPr>
          <w:ilvl w:val="0"/>
          <w:numId w:val="2"/>
        </w:numPr>
        <w:rPr>
          <w:rFonts w:ascii="Times New Roman" w:hAnsi="Times New Roman" w:cs="Times New Roman"/>
          <w:sz w:val="24"/>
          <w:szCs w:val="24"/>
        </w:rPr>
      </w:pPr>
      <w:r w:rsidRPr="00B4207D">
        <w:rPr>
          <w:rFonts w:ascii="Times New Roman" w:hAnsi="Times New Roman" w:cs="Times New Roman"/>
          <w:sz w:val="24"/>
          <w:szCs w:val="24"/>
        </w:rPr>
        <w:t xml:space="preserve">The catch </w:t>
      </w:r>
      <w:r>
        <w:rPr>
          <w:rFonts w:ascii="Times New Roman" w:hAnsi="Times New Roman" w:cs="Times New Roman"/>
          <w:sz w:val="24"/>
          <w:szCs w:val="24"/>
        </w:rPr>
        <w:t>d</w:t>
      </w:r>
      <w:r w:rsidRPr="00B4207D">
        <w:rPr>
          <w:rFonts w:ascii="Times New Roman" w:hAnsi="Times New Roman" w:cs="Times New Roman"/>
          <w:sz w:val="24"/>
          <w:szCs w:val="24"/>
        </w:rPr>
        <w:t xml:space="preserve">ata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 xml:space="preserve"> </m:t>
        </m:r>
      </m:oMath>
      <w:r w:rsidR="00E720C8">
        <w:rPr>
          <w:rFonts w:ascii="Times New Roman" w:hAnsi="Times New Roman" w:cs="Times New Roman"/>
          <w:sz w:val="24"/>
          <w:szCs w:val="24"/>
        </w:rPr>
        <w:t>are</w:t>
      </w:r>
      <w:r w:rsidR="00E720C8" w:rsidRPr="00B4207D">
        <w:rPr>
          <w:rFonts w:ascii="Times New Roman" w:hAnsi="Times New Roman" w:cs="Times New Roman"/>
          <w:sz w:val="24"/>
          <w:szCs w:val="24"/>
        </w:rPr>
        <w:t xml:space="preserve"> </w:t>
      </w:r>
      <w:r w:rsidRPr="00B4207D">
        <w:rPr>
          <w:rFonts w:ascii="Times New Roman" w:hAnsi="Times New Roman" w:cs="Times New Roman"/>
          <w:sz w:val="24"/>
          <w:szCs w:val="24"/>
        </w:rPr>
        <w:t xml:space="preserve">generated for </w:t>
      </w:r>
      <w:r>
        <w:rPr>
          <w:rFonts w:ascii="Times New Roman" w:hAnsi="Times New Roman" w:cs="Times New Roman"/>
          <w:sz w:val="24"/>
          <w:szCs w:val="24"/>
        </w:rPr>
        <w:t xml:space="preserve">each </w:t>
      </w:r>
      <w:r w:rsidR="009B7147">
        <w:rPr>
          <w:rFonts w:ascii="Times New Roman" w:hAnsi="Times New Roman" w:cs="Times New Roman"/>
          <w:sz w:val="24"/>
          <w:szCs w:val="24"/>
        </w:rPr>
        <w:t>area</w:t>
      </w:r>
      <w:r>
        <w:rPr>
          <w:rFonts w:ascii="Times New Roman" w:hAnsi="Times New Roman" w:cs="Times New Roman"/>
          <w:sz w:val="24"/>
          <w:szCs w:val="24"/>
        </w:rPr>
        <w:t xml:space="preserve"> on </w:t>
      </w:r>
      <w:r w:rsidRPr="00B4207D">
        <w:rPr>
          <w:rFonts w:ascii="Times New Roman" w:hAnsi="Times New Roman" w:cs="Times New Roman"/>
          <w:sz w:val="24"/>
          <w:szCs w:val="24"/>
        </w:rPr>
        <w:t xml:space="preserve">a </w:t>
      </w:r>
      <w:r w:rsidRPr="00B4207D">
        <w:rPr>
          <w:rFonts w:ascii="Times New Roman" w:hAnsi="Times New Roman" w:cs="Times New Roman"/>
          <w:i/>
          <w:sz w:val="24"/>
          <w:szCs w:val="24"/>
        </w:rPr>
        <w:t>3x</w:t>
      </w:r>
      <w:r>
        <w:rPr>
          <w:rFonts w:ascii="Times New Roman" w:hAnsi="Times New Roman" w:cs="Times New Roman"/>
          <w:i/>
          <w:sz w:val="24"/>
          <w:szCs w:val="24"/>
        </w:rPr>
        <w:t>3</w:t>
      </w:r>
      <w:r w:rsidRPr="00B4207D">
        <w:rPr>
          <w:rFonts w:ascii="Times New Roman" w:hAnsi="Times New Roman" w:cs="Times New Roman"/>
          <w:sz w:val="24"/>
          <w:szCs w:val="24"/>
        </w:rPr>
        <w:t xml:space="preserve"> </w:t>
      </w:r>
      <w:r w:rsidR="00F507D7">
        <w:rPr>
          <w:rFonts w:ascii="Times New Roman" w:hAnsi="Times New Roman" w:cs="Times New Roman"/>
          <w:sz w:val="24"/>
          <w:szCs w:val="24"/>
        </w:rPr>
        <w:t xml:space="preserve">or </w:t>
      </w:r>
      <w:r w:rsidR="00F507D7" w:rsidRPr="00F507D7">
        <w:rPr>
          <w:rFonts w:ascii="Times New Roman" w:hAnsi="Times New Roman" w:cs="Times New Roman"/>
          <w:i/>
          <w:sz w:val="24"/>
          <w:szCs w:val="24"/>
        </w:rPr>
        <w:t>2x4</w:t>
      </w:r>
      <w:r w:rsidR="00F507D7">
        <w:rPr>
          <w:rFonts w:ascii="Times New Roman" w:hAnsi="Times New Roman" w:cs="Times New Roman"/>
          <w:sz w:val="24"/>
          <w:szCs w:val="24"/>
        </w:rPr>
        <w:t xml:space="preserve"> </w:t>
      </w:r>
      <w:r w:rsidRPr="00B4207D">
        <w:rPr>
          <w:rFonts w:ascii="Times New Roman" w:hAnsi="Times New Roman" w:cs="Times New Roman"/>
          <w:sz w:val="24"/>
          <w:szCs w:val="24"/>
        </w:rPr>
        <w:t>grid</w:t>
      </w:r>
      <w:r>
        <w:rPr>
          <w:rFonts w:ascii="Times New Roman" w:hAnsi="Times New Roman" w:cs="Times New Roman"/>
          <w:sz w:val="24"/>
          <w:szCs w:val="24"/>
        </w:rPr>
        <w:t xml:space="preserve"> </w:t>
      </w:r>
      <w:r w:rsidRPr="00B4207D">
        <w:rPr>
          <w:rFonts w:ascii="Times New Roman" w:hAnsi="Times New Roman" w:cs="Times New Roman"/>
          <w:sz w:val="24"/>
          <w:szCs w:val="24"/>
        </w:rPr>
        <w:t xml:space="preserve">from the data-generating process in </w:t>
      </w:r>
      <w:r w:rsidRPr="00DF5F13">
        <w:rPr>
          <w:rFonts w:ascii="Times New Roman" w:hAnsi="Times New Roman" w:cs="Times New Roman"/>
          <w:sz w:val="24"/>
          <w:szCs w:val="24"/>
        </w:rPr>
        <w:t xml:space="preserve">equation </w:t>
      </w:r>
      <w:r w:rsidR="00DF5F13" w:rsidRPr="00DF5F13">
        <w:rPr>
          <w:rFonts w:ascii="Times New Roman" w:hAnsi="Times New Roman" w:cs="Times New Roman"/>
          <w:sz w:val="24"/>
          <w:szCs w:val="24"/>
        </w:rPr>
        <w:fldChar w:fldCharType="begin"/>
      </w:r>
      <w:r w:rsidR="00DF5F13" w:rsidRPr="00DF5F13">
        <w:rPr>
          <w:rFonts w:ascii="Times New Roman" w:hAnsi="Times New Roman" w:cs="Times New Roman"/>
          <w:sz w:val="24"/>
          <w:szCs w:val="24"/>
        </w:rPr>
        <w:instrText xml:space="preserve"> REF _Ref114061546 \h </w:instrText>
      </w:r>
      <w:r w:rsidR="00DF5F13">
        <w:rPr>
          <w:rFonts w:ascii="Times New Roman" w:hAnsi="Times New Roman" w:cs="Times New Roman"/>
          <w:sz w:val="24"/>
          <w:szCs w:val="24"/>
        </w:rPr>
        <w:instrText xml:space="preserve"> \* MERGEFORMAT </w:instrText>
      </w:r>
      <w:r w:rsidR="00DF5F13" w:rsidRPr="00DF5F13">
        <w:rPr>
          <w:rFonts w:ascii="Times New Roman" w:hAnsi="Times New Roman" w:cs="Times New Roman"/>
          <w:sz w:val="24"/>
          <w:szCs w:val="24"/>
        </w:rPr>
      </w:r>
      <w:r w:rsidR="00DF5F13" w:rsidRPr="00DF5F13">
        <w:rPr>
          <w:rFonts w:ascii="Times New Roman" w:hAnsi="Times New Roman" w:cs="Times New Roman"/>
          <w:sz w:val="24"/>
          <w:szCs w:val="24"/>
        </w:rPr>
        <w:fldChar w:fldCharType="separate"/>
      </w:r>
      <w:ins w:id="125" w:author="Allen.Chen" w:date="2025-03-12T14:13:00Z">
        <w:r w:rsidR="00B3437D" w:rsidRPr="00B3437D">
          <w:rPr>
            <w:rFonts w:ascii="Times New Roman" w:hAnsi="Times New Roman" w:cs="Times New Roman"/>
            <w:sz w:val="24"/>
            <w:szCs w:val="24"/>
            <w:rPrChange w:id="126" w:author="Allen.Chen" w:date="2025-03-12T14:13:00Z">
              <w:rPr>
                <w:sz w:val="24"/>
                <w:szCs w:val="24"/>
              </w:rPr>
            </w:rPrChange>
          </w:rPr>
          <w:t>(</w:t>
        </w:r>
        <w:r w:rsidR="00B3437D" w:rsidRPr="00B3437D">
          <w:rPr>
            <w:rFonts w:ascii="Times New Roman" w:hAnsi="Times New Roman" w:cs="Times New Roman"/>
            <w:noProof/>
            <w:sz w:val="24"/>
            <w:szCs w:val="24"/>
            <w:rPrChange w:id="127" w:author="Allen.Chen" w:date="2025-03-12T14:13:00Z">
              <w:rPr>
                <w:noProof/>
                <w:sz w:val="24"/>
                <w:szCs w:val="24"/>
              </w:rPr>
            </w:rPrChange>
          </w:rPr>
          <w:t>2</w:t>
        </w:r>
        <w:r w:rsidR="00B3437D" w:rsidRPr="00B3437D">
          <w:rPr>
            <w:rFonts w:ascii="Times New Roman" w:hAnsi="Times New Roman" w:cs="Times New Roman"/>
            <w:sz w:val="24"/>
            <w:szCs w:val="24"/>
            <w:rPrChange w:id="128" w:author="Allen.Chen" w:date="2025-03-12T14:13:00Z">
              <w:rPr>
                <w:sz w:val="24"/>
                <w:szCs w:val="24"/>
              </w:rPr>
            </w:rPrChange>
          </w:rPr>
          <w:t>)</w:t>
        </w:r>
      </w:ins>
      <w:del w:id="129" w:author="Allen.Chen" w:date="2025-03-06T17:37:00Z">
        <w:r w:rsidR="00831E17" w:rsidRPr="00831E17" w:rsidDel="00032C0A">
          <w:rPr>
            <w:rFonts w:ascii="Times New Roman" w:hAnsi="Times New Roman" w:cs="Times New Roman"/>
            <w:sz w:val="24"/>
            <w:szCs w:val="24"/>
          </w:rPr>
          <w:delText>(</w:delText>
        </w:r>
        <w:r w:rsidR="00831E17" w:rsidRPr="00831E17" w:rsidDel="00032C0A">
          <w:rPr>
            <w:rFonts w:ascii="Times New Roman" w:hAnsi="Times New Roman" w:cs="Times New Roman"/>
            <w:noProof/>
            <w:sz w:val="24"/>
            <w:szCs w:val="24"/>
          </w:rPr>
          <w:delText>2</w:delText>
        </w:r>
        <w:r w:rsidR="00831E17" w:rsidRPr="00831E17" w:rsidDel="00032C0A">
          <w:rPr>
            <w:rFonts w:ascii="Times New Roman" w:hAnsi="Times New Roman" w:cs="Times New Roman"/>
            <w:sz w:val="24"/>
            <w:szCs w:val="24"/>
          </w:rPr>
          <w:delText>)</w:delText>
        </w:r>
      </w:del>
      <w:r w:rsidR="00DF5F13" w:rsidRPr="00DF5F13">
        <w:rPr>
          <w:rFonts w:ascii="Times New Roman" w:hAnsi="Times New Roman" w:cs="Times New Roman"/>
          <w:sz w:val="24"/>
          <w:szCs w:val="24"/>
        </w:rPr>
        <w:fldChar w:fldCharType="end"/>
      </w:r>
      <w:r w:rsidRPr="00DF5F13">
        <w:rPr>
          <w:rFonts w:ascii="Times New Roman" w:hAnsi="Times New Roman" w:cs="Times New Roman"/>
          <w:sz w:val="24"/>
          <w:szCs w:val="24"/>
        </w:rPr>
        <w:t xml:space="preserve">, </w:t>
      </w:r>
      <w:r w:rsidR="00AF1B1F">
        <w:rPr>
          <w:rFonts w:ascii="Times New Roman" w:hAnsi="Times New Roman" w:cs="Times New Roman"/>
          <w:sz w:val="24"/>
          <w:szCs w:val="24"/>
        </w:rPr>
        <w:t xml:space="preserve">depending on the scenario, </w:t>
      </w:r>
      <w:r w:rsidRPr="00DF5F13">
        <w:rPr>
          <w:rFonts w:ascii="Times New Roman" w:hAnsi="Times New Roman" w:cs="Times New Roman"/>
          <w:sz w:val="24"/>
          <w:szCs w:val="24"/>
        </w:rPr>
        <w:t>where the elements</w:t>
      </w:r>
      <w:r w:rsidRPr="00B4207D">
        <w:rPr>
          <w:rFonts w:ascii="Times New Roman" w:hAnsi="Times New Roman" w:cs="Times New Roman"/>
          <w:sz w:val="24"/>
          <w:szCs w:val="24"/>
        </w:rPr>
        <w:t xml:space="preserv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oMath>
      <w:r w:rsidRPr="00B4207D">
        <w:rPr>
          <w:rFonts w:ascii="Times New Roman" w:eastAsiaTheme="minorEastAsia" w:hAnsi="Times New Roman" w:cs="Times New Roman"/>
          <w:sz w:val="24"/>
          <w:szCs w:val="24"/>
        </w:rPr>
        <w:t xml:space="preserve"> are stochastic,</w:t>
      </w:r>
      <w:r w:rsidRPr="00B4207D">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xml:space="preserve"> </m:t>
        </m:r>
      </m:oMath>
      <w:r>
        <w:rPr>
          <w:rFonts w:ascii="Times New Roman" w:hAnsi="Times New Roman" w:cs="Times New Roman"/>
          <w:sz w:val="24"/>
          <w:szCs w:val="24"/>
        </w:rPr>
        <w:t>and</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oMath>
      <w:r w:rsidRPr="00B4207D">
        <w:rPr>
          <w:rFonts w:ascii="Times New Roman" w:hAnsi="Times New Roman" w:cs="Times New Roman"/>
          <w:sz w:val="24"/>
          <w:szCs w:val="24"/>
        </w:rPr>
        <w:t xml:space="preserve"> are fixed</w:t>
      </w:r>
      <w:r>
        <w:rPr>
          <w:rFonts w:ascii="Times New Roman" w:hAnsi="Times New Roman" w:cs="Times New Roman"/>
          <w:sz w:val="24"/>
          <w:szCs w:val="24"/>
        </w:rPr>
        <w:t>.</w:t>
      </w:r>
      <w:ins w:id="130" w:author="Allen.Chen" w:date="2025-03-06T18:23:00Z">
        <w:r w:rsidR="00DD40B7">
          <w:rPr>
            <w:rFonts w:ascii="Times New Roman" w:hAnsi="Times New Roman" w:cs="Times New Roman"/>
            <w:sz w:val="24"/>
            <w:szCs w:val="24"/>
          </w:rPr>
          <w:t xml:space="preserve"> </w:t>
        </w:r>
      </w:ins>
      <w:del w:id="131" w:author="Allen.Chen" w:date="2025-03-06T18:23:00Z">
        <w:r w:rsidDel="00DD40B7">
          <w:rPr>
            <w:rFonts w:ascii="Times New Roman" w:hAnsi="Times New Roman" w:cs="Times New Roman"/>
            <w:sz w:val="24"/>
            <w:szCs w:val="24"/>
          </w:rPr>
          <w:delText xml:space="preserve"> </w:delText>
        </w:r>
      </w:del>
      <w:r w:rsidR="00AF573A">
        <w:rPr>
          <w:rFonts w:ascii="Times New Roman" w:hAnsi="Times New Roman" w:cs="Times New Roman"/>
          <w:sz w:val="24"/>
          <w:szCs w:val="24"/>
        </w:rPr>
        <w:t xml:space="preserve">We choose </w:t>
      </w:r>
      <w:r w:rsidR="00707FDD">
        <w:rPr>
          <w:rFonts w:ascii="Times New Roman" w:hAnsi="Times New Roman" w:cs="Times New Roman"/>
          <w:sz w:val="24"/>
          <w:szCs w:val="24"/>
        </w:rPr>
        <w:t>these</w:t>
      </w:r>
      <w:r w:rsidR="00F507D7">
        <w:rPr>
          <w:rFonts w:ascii="Times New Roman" w:hAnsi="Times New Roman" w:cs="Times New Roman"/>
          <w:sz w:val="24"/>
          <w:szCs w:val="24"/>
        </w:rPr>
        <w:t xml:space="preserve"> grid </w:t>
      </w:r>
      <w:r w:rsidR="00707FDD">
        <w:rPr>
          <w:rFonts w:ascii="Times New Roman" w:hAnsi="Times New Roman" w:cs="Times New Roman"/>
          <w:sz w:val="24"/>
          <w:szCs w:val="24"/>
        </w:rPr>
        <w:t xml:space="preserve">sizes </w:t>
      </w:r>
      <w:r w:rsidR="00004096">
        <w:rPr>
          <w:rFonts w:ascii="Times New Roman" w:hAnsi="Times New Roman" w:cs="Times New Roman"/>
          <w:sz w:val="24"/>
          <w:szCs w:val="24"/>
        </w:rPr>
        <w:t>as a practical matter, to</w:t>
      </w:r>
      <w:r w:rsidR="00F507D7">
        <w:rPr>
          <w:rFonts w:ascii="Times New Roman" w:hAnsi="Times New Roman" w:cs="Times New Roman"/>
          <w:sz w:val="24"/>
          <w:szCs w:val="24"/>
        </w:rPr>
        <w:t xml:space="preserve"> </w:t>
      </w:r>
      <w:r w:rsidR="00004096">
        <w:rPr>
          <w:rFonts w:ascii="Times New Roman" w:hAnsi="Times New Roman" w:cs="Times New Roman"/>
          <w:sz w:val="24"/>
          <w:szCs w:val="24"/>
        </w:rPr>
        <w:t>simplify the model with the goal of comparing asymptotic behavior.</w:t>
      </w:r>
      <w:del w:id="132" w:author="Allen.Chen" w:date="2025-03-06T16:26:00Z">
        <w:r w:rsidR="00004096" w:rsidDel="00184D50">
          <w:rPr>
            <w:rStyle w:val="FootnoteReference"/>
            <w:rFonts w:ascii="Times New Roman" w:hAnsi="Times New Roman" w:cs="Times New Roman"/>
            <w:sz w:val="24"/>
            <w:szCs w:val="24"/>
          </w:rPr>
          <w:footnoteReference w:id="5"/>
        </w:r>
      </w:del>
      <w:r w:rsidR="00004096">
        <w:rPr>
          <w:rFonts w:ascii="Times New Roman" w:hAnsi="Times New Roman" w:cs="Times New Roman"/>
          <w:sz w:val="24"/>
          <w:szCs w:val="24"/>
        </w:rPr>
        <w:t xml:space="preserve"> </w:t>
      </w:r>
      <w:r>
        <w:rPr>
          <w:rFonts w:ascii="Times New Roman" w:hAnsi="Times New Roman" w:cs="Times New Roman"/>
          <w:sz w:val="24"/>
          <w:szCs w:val="24"/>
        </w:rPr>
        <w:t xml:space="preserve">Catches at </w:t>
      </w:r>
      <w:r w:rsidR="009B7147">
        <w:rPr>
          <w:rFonts w:ascii="Times New Roman" w:hAnsi="Times New Roman" w:cs="Times New Roman"/>
          <w:sz w:val="24"/>
          <w:szCs w:val="24"/>
        </w:rPr>
        <w:t>area</w:t>
      </w:r>
      <w:r>
        <w:rPr>
          <w:rFonts w:ascii="Times New Roman" w:hAnsi="Times New Roman" w:cs="Times New Roman"/>
          <w:sz w:val="24"/>
          <w:szCs w:val="24"/>
        </w:rPr>
        <w:t>s</w:t>
      </w:r>
      <w:r w:rsidRPr="00B4207D">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are </w:t>
      </w:r>
      <w:r w:rsidRPr="00B4207D">
        <w:rPr>
          <w:rFonts w:ascii="Times New Roman" w:eastAsiaTheme="minorEastAsia" w:hAnsi="Times New Roman" w:cs="Times New Roman"/>
          <w:sz w:val="24"/>
          <w:szCs w:val="24"/>
        </w:rPr>
        <w:t>scale</w:t>
      </w:r>
      <w:r>
        <w:rPr>
          <w:rFonts w:ascii="Times New Roman" w:eastAsiaTheme="minorEastAsia" w:hAnsi="Times New Roman" w:cs="Times New Roman"/>
          <w:sz w:val="24"/>
          <w:szCs w:val="24"/>
        </w:rPr>
        <w:t>d</w:t>
      </w:r>
      <w:r w:rsidRPr="00B4207D">
        <w:rPr>
          <w:rFonts w:ascii="Times New Roman" w:eastAsiaTheme="minorEastAsia" w:hAnsi="Times New Roman" w:cs="Times New Roman"/>
          <w:sz w:val="24"/>
          <w:szCs w:val="24"/>
        </w:rPr>
        <w:t xml:space="preserve"> over years to match </w:t>
      </w:r>
      <w:r>
        <w:rPr>
          <w:rFonts w:ascii="Times New Roman" w:eastAsiaTheme="minorEastAsia" w:hAnsi="Times New Roman" w:cs="Times New Roman"/>
          <w:sz w:val="24"/>
          <w:szCs w:val="24"/>
        </w:rPr>
        <w:t>the exogenous abundance trend from the operating model; i.e. if abundance decreases</w:t>
      </w:r>
      <w:r w:rsidR="00187C7D">
        <w:rPr>
          <w:rFonts w:ascii="Times New Roman" w:eastAsiaTheme="minorEastAsia" w:hAnsi="Times New Roman" w:cs="Times New Roman"/>
          <w:sz w:val="24"/>
          <w:szCs w:val="24"/>
        </w:rPr>
        <w:t>,</w:t>
      </w:r>
      <w:r w:rsidR="00C25833">
        <w:rPr>
          <w:rFonts w:ascii="Times New Roman" w:eastAsiaTheme="minorEastAsia" w:hAnsi="Times New Roman" w:cs="Times New Roman"/>
          <w:sz w:val="24"/>
          <w:szCs w:val="24"/>
        </w:rPr>
        <w:t xml:space="preserve"> the deterministic part of catch</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(β</m:t>
            </m:r>
          </m:e>
          <m:sub>
            <m:r>
              <w:rPr>
                <w:rFonts w:ascii="Cambria Math" w:eastAsiaTheme="minorEastAsia" w:hAnsi="Cambria Math" w:cs="Times New Roman"/>
                <w:sz w:val="24"/>
                <w:szCs w:val="24"/>
              </w:rPr>
              <m:t>j</m:t>
            </m:r>
          </m:sub>
        </m:sSub>
      </m:oMath>
      <w:r w:rsidR="00C2583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must decrease to match</w:t>
      </w:r>
      <w:r w:rsidRPr="00B4207D">
        <w:rPr>
          <w:rFonts w:ascii="Times New Roman" w:hAnsi="Times New Roman" w:cs="Times New Roman"/>
          <w:sz w:val="24"/>
          <w:szCs w:val="24"/>
        </w:rPr>
        <w:t>.</w:t>
      </w:r>
      <w:r>
        <w:rPr>
          <w:rFonts w:ascii="Times New Roman" w:hAnsi="Times New Roman" w:cs="Times New Roman"/>
          <w:sz w:val="24"/>
          <w:szCs w:val="24"/>
        </w:rPr>
        <w:t xml:space="preserve"> </w:t>
      </w:r>
      <w:r w:rsidR="00E65E80">
        <w:rPr>
          <w:rFonts w:ascii="Times New Roman" w:hAnsi="Times New Roman" w:cs="Times New Roman"/>
          <w:sz w:val="24"/>
          <w:szCs w:val="24"/>
        </w:rPr>
        <w:t xml:space="preserve">The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oMath>
      <w:r w:rsidR="00E65E80">
        <w:rPr>
          <w:rFonts w:ascii="Times New Roman" w:eastAsiaTheme="minorEastAsia" w:hAnsi="Times New Roman" w:cs="Times New Roman"/>
          <w:sz w:val="24"/>
          <w:szCs w:val="24"/>
        </w:rPr>
        <w:t xml:space="preserve"> can be thought of as a vessel-specific covariate that affects catchability (e.g. vessel power). </w:t>
      </w:r>
      <w:r w:rsidR="00734204" w:rsidRPr="00E65E80">
        <w:rPr>
          <w:rFonts w:ascii="Times New Roman" w:hAnsi="Times New Roman" w:cs="Times New Roman"/>
          <w:sz w:val="24"/>
          <w:szCs w:val="24"/>
        </w:rPr>
        <w:t xml:space="preserve">Note that any number of </w:t>
      </w:r>
      <w:r w:rsidR="00734204">
        <w:rPr>
          <w:rFonts w:ascii="Times New Roman" w:hAnsi="Times New Roman" w:cs="Times New Roman"/>
          <w:sz w:val="24"/>
          <w:szCs w:val="24"/>
        </w:rPr>
        <w:t xml:space="preserve">covariates </w:t>
      </w:r>
      <w:r w:rsidR="00734204" w:rsidRPr="00E65E80">
        <w:rPr>
          <w:rFonts w:ascii="Times New Roman" w:hAnsi="Times New Roman" w:cs="Times New Roman"/>
          <w:sz w:val="24"/>
          <w:szCs w:val="24"/>
        </w:rPr>
        <w:t>affecting catch could be included</w:t>
      </w:r>
      <w:ins w:id="135" w:author="Allen.Chen" w:date="2025-03-06T18:21:00Z">
        <w:r w:rsidR="00DD40B7">
          <w:rPr>
            <w:rFonts w:ascii="Times New Roman" w:hAnsi="Times New Roman" w:cs="Times New Roman"/>
            <w:sz w:val="24"/>
            <w:szCs w:val="24"/>
          </w:rPr>
          <w:t>, depending on the data the analys</w:t>
        </w:r>
      </w:ins>
      <w:ins w:id="136" w:author="Allen.Chen" w:date="2025-03-06T18:22:00Z">
        <w:r w:rsidR="00DD40B7">
          <w:rPr>
            <w:rFonts w:ascii="Times New Roman" w:hAnsi="Times New Roman" w:cs="Times New Roman"/>
            <w:sz w:val="24"/>
            <w:szCs w:val="24"/>
          </w:rPr>
          <w:t>t has on hand</w:t>
        </w:r>
      </w:ins>
      <w:r w:rsidR="00734204" w:rsidRPr="00E65E80">
        <w:rPr>
          <w:rFonts w:ascii="Times New Roman" w:hAnsi="Times New Roman" w:cs="Times New Roman"/>
          <w:sz w:val="24"/>
          <w:szCs w:val="24"/>
        </w:rPr>
        <w:t>.</w:t>
      </w:r>
      <w:r w:rsidR="00734204">
        <w:rPr>
          <w:rFonts w:ascii="Times New Roman" w:hAnsi="Times New Roman" w:cs="Times New Roman"/>
          <w:sz w:val="24"/>
          <w:szCs w:val="24"/>
        </w:rPr>
        <w:t xml:space="preserve"> </w:t>
      </w:r>
      <w:ins w:id="137" w:author="Allen.Chen" w:date="2025-03-06T18:22:00Z">
        <w:r w:rsidR="00DD40B7">
          <w:rPr>
            <w:rFonts w:ascii="Times New Roman" w:hAnsi="Times New Roman" w:cs="Times New Roman"/>
            <w:sz w:val="24"/>
            <w:szCs w:val="24"/>
          </w:rPr>
          <w:t xml:space="preserve">We only generate one covariate that affects catch. </w:t>
        </w:r>
      </w:ins>
      <w:r>
        <w:rPr>
          <w:rFonts w:ascii="Times New Roman" w:hAnsi="Times New Roman" w:cs="Times New Roman"/>
          <w:sz w:val="24"/>
          <w:szCs w:val="24"/>
        </w:rPr>
        <w:t>We assume haul duration here is constant for all hauls, normalizing catches to catch per unit effort.</w:t>
      </w:r>
    </w:p>
    <w:p w14:paraId="25370176" w14:textId="77777777" w:rsidR="00F969E8" w:rsidRPr="00B4207D" w:rsidRDefault="00F969E8" w:rsidP="00F969E8">
      <w:pPr>
        <w:pStyle w:val="NoSpacing"/>
        <w:ind w:left="720"/>
        <w:rPr>
          <w:rFonts w:ascii="Times New Roman" w:hAnsi="Times New Roman" w:cs="Times New Roman"/>
          <w:sz w:val="24"/>
          <w:szCs w:val="24"/>
        </w:rPr>
      </w:pPr>
      <w:r w:rsidRPr="00B4207D">
        <w:rPr>
          <w:rFonts w:ascii="Times New Roman" w:hAnsi="Times New Roman" w:cs="Times New Roman"/>
          <w:sz w:val="24"/>
          <w:szCs w:val="24"/>
        </w:rPr>
        <w:t xml:space="preserve"> </w:t>
      </w:r>
    </w:p>
    <w:p w14:paraId="4A3FCD21" w14:textId="186B8116" w:rsidR="00F969E8" w:rsidRDefault="00F969E8" w:rsidP="00F969E8">
      <w:pPr>
        <w:pStyle w:val="NoSpacing"/>
        <w:numPr>
          <w:ilvl w:val="0"/>
          <w:numId w:val="2"/>
        </w:numPr>
        <w:rPr>
          <w:rFonts w:ascii="Times New Roman" w:hAnsi="Times New Roman" w:cs="Times New Roman"/>
          <w:sz w:val="24"/>
          <w:szCs w:val="24"/>
        </w:rPr>
      </w:pPr>
      <w:r>
        <w:rPr>
          <w:rFonts w:ascii="Times New Roman" w:eastAsiaTheme="minorEastAsia" w:hAnsi="Times New Roman" w:cs="Times New Roman"/>
          <w:sz w:val="24"/>
          <w:szCs w:val="24"/>
        </w:rPr>
        <w:t xml:space="preserve">Fishers start at some given </w:t>
      </w:r>
      <w:r w:rsidR="009B7147">
        <w:rPr>
          <w:rFonts w:ascii="Times New Roman" w:eastAsiaTheme="minorEastAsia" w:hAnsi="Times New Roman" w:cs="Times New Roman"/>
          <w:sz w:val="24"/>
          <w:szCs w:val="24"/>
        </w:rPr>
        <w:t>area</w:t>
      </w:r>
      <w:r w:rsidR="008A76A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and make their decision </w:t>
      </w:r>
      <w:r w:rsidR="008A76A1">
        <w:rPr>
          <w:rFonts w:ascii="Times New Roman" w:eastAsiaTheme="minorEastAsia" w:hAnsi="Times New Roman" w:cs="Times New Roman"/>
          <w:sz w:val="24"/>
          <w:szCs w:val="24"/>
        </w:rPr>
        <w:t xml:space="preserve">- representing a single choice occasion - </w:t>
      </w:r>
      <w:r>
        <w:rPr>
          <w:rFonts w:ascii="Times New Roman" w:eastAsiaTheme="minorEastAsia" w:hAnsi="Times New Roman" w:cs="Times New Roman"/>
          <w:sz w:val="24"/>
          <w:szCs w:val="24"/>
        </w:rPr>
        <w:t xml:space="preserve">according to the information available to them. </w:t>
      </w:r>
      <w:r w:rsidR="00734204">
        <w:rPr>
          <w:rFonts w:ascii="Times New Roman" w:hAnsi="Times New Roman" w:cs="Times New Roman"/>
          <w:sz w:val="24"/>
          <w:szCs w:val="24"/>
        </w:rPr>
        <w:t>The starting area may represent a port, the area of the last haul, or may potentially abstract</w:t>
      </w:r>
      <w:r w:rsidR="00734204" w:rsidRPr="003C5B07">
        <w:rPr>
          <w:rFonts w:ascii="Times New Roman" w:hAnsi="Times New Roman" w:cs="Times New Roman"/>
          <w:sz w:val="24"/>
          <w:szCs w:val="24"/>
        </w:rPr>
        <w:t xml:space="preserve"> from how the fisher arrived at that </w:t>
      </w:r>
      <w:r w:rsidR="00734204">
        <w:rPr>
          <w:rFonts w:ascii="Times New Roman" w:hAnsi="Times New Roman" w:cs="Times New Roman"/>
          <w:sz w:val="24"/>
          <w:szCs w:val="24"/>
        </w:rPr>
        <w:t>area altogether</w:t>
      </w:r>
      <w:r w:rsidR="00734204" w:rsidRPr="003C5B07">
        <w:rPr>
          <w:rFonts w:ascii="Times New Roman" w:hAnsi="Times New Roman" w:cs="Times New Roman"/>
          <w:sz w:val="24"/>
          <w:szCs w:val="24"/>
        </w:rPr>
        <w:t xml:space="preserve">, </w:t>
      </w:r>
      <w:r w:rsidR="00734204">
        <w:rPr>
          <w:rFonts w:ascii="Times New Roman" w:hAnsi="Times New Roman" w:cs="Times New Roman"/>
          <w:sz w:val="24"/>
          <w:szCs w:val="24"/>
        </w:rPr>
        <w:t xml:space="preserve">depending on the </w:t>
      </w:r>
      <w:r w:rsidR="00AF1B1F">
        <w:rPr>
          <w:rFonts w:ascii="Times New Roman" w:hAnsi="Times New Roman" w:cs="Times New Roman"/>
          <w:sz w:val="24"/>
          <w:szCs w:val="24"/>
        </w:rPr>
        <w:t>scenario</w:t>
      </w:r>
      <w:r w:rsidR="00734204">
        <w:rPr>
          <w:rFonts w:ascii="Times New Roman" w:hAnsi="Times New Roman" w:cs="Times New Roman"/>
          <w:sz w:val="24"/>
          <w:szCs w:val="24"/>
        </w:rPr>
        <w:t xml:space="preserve"> specification. </w:t>
      </w:r>
      <w:r>
        <w:rPr>
          <w:rFonts w:ascii="Times New Roman" w:hAnsi="Times New Roman" w:cs="Times New Roman"/>
          <w:sz w:val="24"/>
          <w:szCs w:val="24"/>
        </w:rPr>
        <w:t>W</w:t>
      </w:r>
      <w:r w:rsidRPr="00B4207D">
        <w:rPr>
          <w:rFonts w:ascii="Times New Roman" w:hAnsi="Times New Roman" w:cs="Times New Roman"/>
          <w:sz w:val="24"/>
          <w:szCs w:val="24"/>
        </w:rPr>
        <w:t xml:space="preserve">e allow a fisher to choose a single </w:t>
      </w:r>
      <w:r w:rsidR="009B7147">
        <w:rPr>
          <w:rFonts w:ascii="Times New Roman" w:hAnsi="Times New Roman" w:cs="Times New Roman"/>
          <w:sz w:val="24"/>
          <w:szCs w:val="24"/>
        </w:rPr>
        <w:t>area</w:t>
      </w:r>
      <w:r w:rsidRPr="00B4207D">
        <w:rPr>
          <w:rFonts w:ascii="Times New Roman" w:hAnsi="Times New Roman" w:cs="Times New Roman"/>
          <w:sz w:val="24"/>
          <w:szCs w:val="24"/>
        </w:rPr>
        <w:t xml:space="preserve"> according to the selection criteria in equation </w:t>
      </w:r>
      <w:r w:rsidR="00DF5F13" w:rsidRPr="00DF5F13">
        <w:rPr>
          <w:rFonts w:ascii="Times New Roman" w:hAnsi="Times New Roman" w:cs="Times New Roman"/>
          <w:sz w:val="24"/>
          <w:szCs w:val="24"/>
        </w:rPr>
        <w:fldChar w:fldCharType="begin"/>
      </w:r>
      <w:r w:rsidR="00DF5F13" w:rsidRPr="00DF5F13">
        <w:rPr>
          <w:rFonts w:ascii="Times New Roman" w:hAnsi="Times New Roman" w:cs="Times New Roman"/>
          <w:sz w:val="24"/>
          <w:szCs w:val="24"/>
        </w:rPr>
        <w:instrText xml:space="preserve"> REF _Ref114061948 \h </w:instrText>
      </w:r>
      <w:r w:rsidR="00DF5F13">
        <w:rPr>
          <w:rFonts w:ascii="Times New Roman" w:hAnsi="Times New Roman" w:cs="Times New Roman"/>
          <w:sz w:val="24"/>
          <w:szCs w:val="24"/>
        </w:rPr>
        <w:instrText xml:space="preserve"> \* MERGEFORMAT </w:instrText>
      </w:r>
      <w:r w:rsidR="00DF5F13" w:rsidRPr="00DF5F13">
        <w:rPr>
          <w:rFonts w:ascii="Times New Roman" w:hAnsi="Times New Roman" w:cs="Times New Roman"/>
          <w:sz w:val="24"/>
          <w:szCs w:val="24"/>
        </w:rPr>
      </w:r>
      <w:r w:rsidR="00DF5F13" w:rsidRPr="00DF5F13">
        <w:rPr>
          <w:rFonts w:ascii="Times New Roman" w:hAnsi="Times New Roman" w:cs="Times New Roman"/>
          <w:sz w:val="24"/>
          <w:szCs w:val="24"/>
        </w:rPr>
        <w:fldChar w:fldCharType="separate"/>
      </w:r>
      <w:ins w:id="138" w:author="Allen.Chen" w:date="2025-03-12T14:13:00Z">
        <w:r w:rsidR="00B3437D" w:rsidRPr="00B3437D">
          <w:rPr>
            <w:rFonts w:ascii="Times New Roman" w:hAnsi="Times New Roman" w:cs="Times New Roman"/>
            <w:sz w:val="24"/>
            <w:szCs w:val="24"/>
            <w:rPrChange w:id="139" w:author="Allen.Chen" w:date="2025-03-12T14:13:00Z">
              <w:rPr>
                <w:sz w:val="24"/>
                <w:szCs w:val="24"/>
              </w:rPr>
            </w:rPrChange>
          </w:rPr>
          <w:t>(</w:t>
        </w:r>
        <w:r w:rsidR="00B3437D" w:rsidRPr="00B3437D">
          <w:rPr>
            <w:rFonts w:ascii="Times New Roman" w:hAnsi="Times New Roman" w:cs="Times New Roman"/>
            <w:noProof/>
            <w:sz w:val="24"/>
            <w:szCs w:val="24"/>
            <w:rPrChange w:id="140" w:author="Allen.Chen" w:date="2025-03-12T14:13:00Z">
              <w:rPr>
                <w:noProof/>
                <w:sz w:val="24"/>
                <w:szCs w:val="24"/>
              </w:rPr>
            </w:rPrChange>
          </w:rPr>
          <w:t>3</w:t>
        </w:r>
        <w:r w:rsidR="00B3437D" w:rsidRPr="00B3437D">
          <w:rPr>
            <w:rFonts w:ascii="Times New Roman" w:hAnsi="Times New Roman" w:cs="Times New Roman"/>
            <w:sz w:val="24"/>
            <w:szCs w:val="24"/>
            <w:rPrChange w:id="141" w:author="Allen.Chen" w:date="2025-03-12T14:13:00Z">
              <w:rPr>
                <w:sz w:val="24"/>
                <w:szCs w:val="24"/>
              </w:rPr>
            </w:rPrChange>
          </w:rPr>
          <w:t>)</w:t>
        </w:r>
      </w:ins>
      <w:del w:id="142" w:author="Allen.Chen" w:date="2025-03-06T17:37:00Z">
        <w:r w:rsidR="00831E17" w:rsidRPr="00831E17" w:rsidDel="00032C0A">
          <w:rPr>
            <w:rFonts w:ascii="Times New Roman" w:hAnsi="Times New Roman" w:cs="Times New Roman"/>
            <w:sz w:val="24"/>
            <w:szCs w:val="24"/>
          </w:rPr>
          <w:delText>(</w:delText>
        </w:r>
        <w:r w:rsidR="00831E17" w:rsidRPr="00831E17" w:rsidDel="00032C0A">
          <w:rPr>
            <w:rFonts w:ascii="Times New Roman" w:hAnsi="Times New Roman" w:cs="Times New Roman"/>
            <w:noProof/>
            <w:sz w:val="24"/>
            <w:szCs w:val="24"/>
          </w:rPr>
          <w:delText>3</w:delText>
        </w:r>
        <w:r w:rsidR="00831E17" w:rsidRPr="00831E17" w:rsidDel="00032C0A">
          <w:rPr>
            <w:rFonts w:ascii="Times New Roman" w:hAnsi="Times New Roman" w:cs="Times New Roman"/>
            <w:sz w:val="24"/>
            <w:szCs w:val="24"/>
          </w:rPr>
          <w:delText>)</w:delText>
        </w:r>
      </w:del>
      <w:r w:rsidR="00DF5F13" w:rsidRPr="00DF5F13">
        <w:rPr>
          <w:rFonts w:ascii="Times New Roman" w:hAnsi="Times New Roman" w:cs="Times New Roman"/>
          <w:sz w:val="24"/>
          <w:szCs w:val="24"/>
        </w:rPr>
        <w:fldChar w:fldCharType="end"/>
      </w:r>
      <w:r w:rsidRPr="00DF5F13">
        <w:rPr>
          <w:rFonts w:ascii="Times New Roman" w:hAnsi="Times New Roman" w:cs="Times New Roman"/>
          <w:sz w:val="24"/>
          <w:szCs w:val="24"/>
        </w:rPr>
        <w:t>, g</w:t>
      </w:r>
      <w:r w:rsidRPr="00B4207D">
        <w:rPr>
          <w:rFonts w:ascii="Times New Roman" w:hAnsi="Times New Roman" w:cs="Times New Roman"/>
          <w:sz w:val="24"/>
          <w:szCs w:val="24"/>
        </w:rPr>
        <w:t>iven stochastic</w:t>
      </w:r>
      <m:oMath>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ij</m:t>
            </m:r>
          </m:sub>
        </m:sSub>
      </m:oMath>
      <w:r w:rsidRPr="00B4207D">
        <w:rPr>
          <w:rFonts w:ascii="Times New Roman" w:hAnsi="Times New Roman" w:cs="Times New Roman"/>
          <w:sz w:val="24"/>
          <w:szCs w:val="24"/>
        </w:rPr>
        <w:t xml:space="preserve">, fixed </w:t>
      </w:r>
      <m:oMath>
        <m:r>
          <w:rPr>
            <w:rFonts w:ascii="Cambria Math" w:eastAsiaTheme="minorEastAsia" w:hAnsi="Cambria Math" w:cs="Times New Roman"/>
            <w:sz w:val="24"/>
            <w:szCs w:val="24"/>
          </w:rPr>
          <m:t>γ</m:t>
        </m:r>
      </m:oMath>
      <w:r w:rsidRPr="00B4207D">
        <w:rPr>
          <w:rFonts w:ascii="Times New Roman" w:eastAsiaTheme="minorEastAsia" w:hAnsi="Times New Roman" w:cs="Times New Roman"/>
          <w:sz w:val="24"/>
          <w:szCs w:val="24"/>
        </w:rPr>
        <w:t xml:space="preserve"> and</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ijk</m:t>
            </m:r>
          </m:sub>
        </m:sSub>
      </m:oMath>
      <w:r w:rsidRPr="00B4207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where</w:t>
      </w:r>
      <w:r w:rsidRPr="00B4207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w:t>
      </w:r>
      <w:r w:rsidRPr="00B4207D">
        <w:rPr>
          <w:rFonts w:ascii="Times New Roman" w:eastAsiaTheme="minorEastAsia" w:hAnsi="Times New Roman" w:cs="Times New Roman"/>
          <w:sz w:val="24"/>
          <w:szCs w:val="24"/>
        </w:rPr>
        <w:t>he fisher knows</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X</m:t>
            </m:r>
          </m:e>
          <m:sub>
            <m:r>
              <w:rPr>
                <w:rFonts w:ascii="Cambria Math" w:eastAsiaTheme="minorEastAsia" w:hAnsi="Cambria Math" w:cs="Times New Roman"/>
                <w:sz w:val="24"/>
                <w:szCs w:val="24"/>
              </w:rPr>
              <m:t>ij</m:t>
            </m:r>
          </m:sub>
        </m:sSub>
      </m:oMath>
      <w:r w:rsidRPr="00B4207D">
        <w:rPr>
          <w:rFonts w:ascii="Times New Roman"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β</m:t>
            </m:r>
          </m:e>
          <m:sub>
            <m:r>
              <w:rPr>
                <w:rFonts w:ascii="Cambria Math" w:eastAsiaTheme="minorEastAsia" w:hAnsi="Cambria Math" w:cs="Times New Roman"/>
                <w:sz w:val="24"/>
                <w:szCs w:val="24"/>
              </w:rPr>
              <m:t>j</m:t>
            </m:r>
          </m:sub>
        </m:sSub>
      </m:oMath>
      <w:proofErr w:type="gramStart"/>
      <w:r w:rsidRPr="00B4207D">
        <w:rPr>
          <w:rFonts w:ascii="Times New Roman" w:eastAsiaTheme="minorEastAsia" w:hAnsi="Times New Roman" w:cs="Times New Roman"/>
          <w:sz w:val="24"/>
          <w:szCs w:val="24"/>
        </w:rPr>
        <w:t>,</w:t>
      </w:r>
      <w:proofErr w:type="gramEnd"/>
      <w:r w:rsidRPr="00B4207D">
        <w:rPr>
          <w:rFonts w:ascii="Times New Roman" w:eastAsiaTheme="minorEastAsia" w:hAnsi="Times New Roman" w:cs="Times New Roman"/>
          <w:sz w:val="24"/>
          <w:szCs w:val="24"/>
        </w:rPr>
        <w:t xml:space="preserve"> and the realization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f</m:t>
            </m:r>
          </m:sup>
        </m:sSubSup>
      </m:oMath>
      <w:r w:rsidRPr="00B4207D">
        <w:rPr>
          <w:rFonts w:ascii="Times New Roman" w:eastAsiaTheme="minorEastAsia" w:hAnsi="Times New Roman" w:cs="Times New Roman"/>
          <w:sz w:val="24"/>
          <w:szCs w:val="24"/>
        </w:rPr>
        <w:t>, but not</w:t>
      </w:r>
      <m:oMath>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s</m:t>
            </m:r>
          </m:sup>
        </m:sSubSup>
      </m:oMath>
      <w:r w:rsidRPr="00B4207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Notably, this implies the fisher’s expectation of catch is a part of the selection criteria, allowing them to choose sites with greater relative abundance, if they desire. The fisher then moves to the </w:t>
      </w:r>
      <w:r w:rsidR="000A4787">
        <w:rPr>
          <w:rFonts w:ascii="Times New Roman" w:eastAsiaTheme="minorEastAsia" w:hAnsi="Times New Roman" w:cs="Times New Roman"/>
          <w:sz w:val="24"/>
          <w:szCs w:val="24"/>
        </w:rPr>
        <w:t xml:space="preserve">site with the </w:t>
      </w:r>
      <w:r>
        <w:rPr>
          <w:rFonts w:ascii="Times New Roman" w:eastAsiaTheme="minorEastAsia" w:hAnsi="Times New Roman" w:cs="Times New Roman"/>
          <w:sz w:val="24"/>
          <w:szCs w:val="24"/>
        </w:rPr>
        <w:t xml:space="preserve">largest of its expected utility values. The vessel fishes at this new site and </w:t>
      </w:r>
      <w:r>
        <w:rPr>
          <w:rFonts w:ascii="Times New Roman" w:hAnsi="Times New Roman" w:cs="Times New Roman"/>
          <w:sz w:val="24"/>
          <w:szCs w:val="24"/>
        </w:rPr>
        <w:t>t</w:t>
      </w:r>
      <w:r w:rsidRPr="00B4207D">
        <w:rPr>
          <w:rFonts w:ascii="Times New Roman" w:hAnsi="Times New Roman" w:cs="Times New Roman"/>
          <w:sz w:val="24"/>
          <w:szCs w:val="24"/>
        </w:rPr>
        <w:t xml:space="preserve">he realized catch (including </w:t>
      </w:r>
      <w:proofErr w:type="gramStart"/>
      <w:r w:rsidRPr="00B4207D">
        <w:rPr>
          <w:rFonts w:ascii="Times New Roman" w:hAnsi="Times New Roman" w:cs="Times New Roman"/>
          <w:sz w:val="24"/>
          <w:szCs w:val="24"/>
        </w:rPr>
        <w:t xml:space="preserve">both </w:t>
      </w:r>
      <w:proofErr w:type="gramEnd"/>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ij</m:t>
            </m:r>
          </m:sub>
          <m:sup>
            <m:r>
              <w:rPr>
                <w:rFonts w:ascii="Cambria Math" w:eastAsiaTheme="minorEastAsia" w:hAnsi="Cambria Math"/>
                <w:sz w:val="24"/>
                <w:szCs w:val="24"/>
              </w:rPr>
              <m:t>f</m:t>
            </m:r>
          </m:sup>
        </m:sSubSup>
        <m:r>
          <w:rPr>
            <w:rFonts w:ascii="Cambria Math" w:eastAsiaTheme="minorEastAsia" w:hAnsi="Cambria Math"/>
            <w:sz w:val="24"/>
            <w:szCs w:val="24"/>
          </w:rPr>
          <m:t xml:space="preserve"> &amp;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ij</m:t>
            </m:r>
          </m:sub>
          <m:sup>
            <m:r>
              <w:rPr>
                <w:rFonts w:ascii="Cambria Math" w:eastAsiaTheme="minorEastAsia" w:hAnsi="Cambria Math"/>
                <w:sz w:val="24"/>
                <w:szCs w:val="24"/>
              </w:rPr>
              <m:t>s</m:t>
            </m:r>
          </m:sup>
        </m:sSubSup>
      </m:oMath>
      <w:r w:rsidRPr="00B4207D">
        <w:rPr>
          <w:rFonts w:ascii="Times New Roman" w:hAnsi="Times New Roman" w:cs="Times New Roman"/>
          <w:sz w:val="24"/>
          <w:szCs w:val="24"/>
        </w:rPr>
        <w:t xml:space="preserve">) at the chosen </w:t>
      </w:r>
      <w:r w:rsidR="009B7147">
        <w:rPr>
          <w:rFonts w:ascii="Times New Roman" w:hAnsi="Times New Roman" w:cs="Times New Roman"/>
          <w:sz w:val="24"/>
          <w:szCs w:val="24"/>
        </w:rPr>
        <w:t>area</w:t>
      </w:r>
      <w:r w:rsidRPr="00B4207D">
        <w:rPr>
          <w:rFonts w:ascii="Times New Roman" w:hAnsi="Times New Roman" w:cs="Times New Roman"/>
          <w:sz w:val="24"/>
          <w:szCs w:val="24"/>
        </w:rPr>
        <w:t xml:space="preserve"> is included </w:t>
      </w:r>
      <w:r w:rsidR="008A76A1">
        <w:rPr>
          <w:rFonts w:ascii="Times New Roman" w:hAnsi="Times New Roman" w:cs="Times New Roman"/>
          <w:sz w:val="24"/>
          <w:szCs w:val="24"/>
        </w:rPr>
        <w:t>in the data available in the assessment</w:t>
      </w:r>
      <w:r w:rsidR="009B7147">
        <w:rPr>
          <w:rFonts w:ascii="Times New Roman" w:hAnsi="Times New Roman" w:cs="Times New Roman"/>
          <w:sz w:val="24"/>
          <w:szCs w:val="24"/>
        </w:rPr>
        <w:t>.</w:t>
      </w:r>
    </w:p>
    <w:p w14:paraId="0CAD4CD9" w14:textId="77777777" w:rsidR="00F969E8" w:rsidRPr="00B4207D" w:rsidRDefault="00F969E8" w:rsidP="00F969E8">
      <w:pPr>
        <w:pStyle w:val="NoSpacing"/>
        <w:ind w:left="720"/>
        <w:rPr>
          <w:rFonts w:ascii="Times New Roman" w:hAnsi="Times New Roman" w:cs="Times New Roman"/>
          <w:sz w:val="24"/>
          <w:szCs w:val="24"/>
        </w:rPr>
      </w:pPr>
    </w:p>
    <w:p w14:paraId="6F69DCD9" w14:textId="41742C17" w:rsidR="00F969E8" w:rsidRPr="00281DE9" w:rsidDel="00635E0D" w:rsidRDefault="00F969E8" w:rsidP="00281DE9">
      <w:pPr>
        <w:pStyle w:val="NoSpacing"/>
        <w:numPr>
          <w:ilvl w:val="0"/>
          <w:numId w:val="2"/>
        </w:numPr>
        <w:rPr>
          <w:del w:id="143" w:author="Allen.Chen" w:date="2025-03-11T16:30:00Z"/>
          <w:rFonts w:ascii="Times New Roman" w:hAnsi="Times New Roman" w:cs="Times New Roman"/>
          <w:sz w:val="24"/>
          <w:szCs w:val="24"/>
        </w:rPr>
      </w:pPr>
      <w:r w:rsidRPr="00281DE9">
        <w:rPr>
          <w:rFonts w:ascii="Times New Roman" w:hAnsi="Times New Roman" w:cs="Times New Roman"/>
          <w:sz w:val="24"/>
          <w:szCs w:val="24"/>
        </w:rPr>
        <w:lastRenderedPageBreak/>
        <w:t xml:space="preserve">Steps 1 and 2 are repeated for </w:t>
      </w:r>
      <w:proofErr w:type="spellStart"/>
      <w:r w:rsidRPr="00281DE9">
        <w:rPr>
          <w:rFonts w:ascii="Times New Roman" w:hAnsi="Times New Roman" w:cs="Times New Roman"/>
          <w:i/>
          <w:sz w:val="24"/>
          <w:szCs w:val="24"/>
        </w:rPr>
        <w:t>N</w:t>
      </w:r>
      <w:proofErr w:type="spellEnd"/>
      <w:r w:rsidRPr="00281DE9">
        <w:rPr>
          <w:rFonts w:ascii="Times New Roman" w:hAnsi="Times New Roman" w:cs="Times New Roman"/>
          <w:sz w:val="24"/>
          <w:szCs w:val="24"/>
        </w:rPr>
        <w:t xml:space="preserve"> independent haul occasions until</w:t>
      </w:r>
      <w:r w:rsidR="00FF6D53" w:rsidRPr="00281DE9">
        <w:rPr>
          <w:rFonts w:ascii="Times New Roman" w:hAnsi="Times New Roman" w:cs="Times New Roman"/>
          <w:sz w:val="24"/>
          <w:szCs w:val="24"/>
        </w:rPr>
        <w:t xml:space="preserve"> the sum of catches from all hauls</w:t>
      </w:r>
      <w:r w:rsidRPr="00281DE9">
        <w:rPr>
          <w:rFonts w:ascii="Times New Roman" w:hAnsi="Times New Roman" w:cs="Times New Roman"/>
          <w:sz w:val="24"/>
          <w:szCs w:val="24"/>
        </w:rPr>
        <w:t xml:space="preserve"> </w:t>
      </w:r>
      <w:r w:rsidR="00FF6D53" w:rsidRPr="00281DE9">
        <w:rPr>
          <w:rFonts w:ascii="Times New Roman" w:hAnsi="Times New Roman" w:cs="Times New Roman"/>
          <w:sz w:val="24"/>
          <w:szCs w:val="24"/>
        </w:rPr>
        <w:t xml:space="preserve">equal </w:t>
      </w:r>
      <w:r w:rsidRPr="00281DE9">
        <w:rPr>
          <w:rFonts w:ascii="Times New Roman" w:hAnsi="Times New Roman" w:cs="Times New Roman"/>
          <w:sz w:val="24"/>
          <w:szCs w:val="24"/>
        </w:rPr>
        <w:t>total catches from the operating model</w:t>
      </w:r>
      <w:del w:id="144" w:author="Allen.Chen" w:date="2025-03-06T16:26:00Z">
        <w:r w:rsidRPr="00140E21" w:rsidDel="00184D50">
          <w:rPr>
            <w:rFonts w:ascii="Times New Roman" w:hAnsi="Times New Roman" w:cs="Times New Roman"/>
            <w:sz w:val="24"/>
            <w:szCs w:val="24"/>
          </w:rPr>
          <w:delText>,</w:delText>
        </w:r>
      </w:del>
      <w:ins w:id="145" w:author="Allen.Chen" w:date="2025-03-06T16:26:00Z">
        <w:r w:rsidR="00184D50" w:rsidRPr="00140E21">
          <w:rPr>
            <w:rFonts w:ascii="Times New Roman" w:hAnsi="Times New Roman" w:cs="Times New Roman"/>
            <w:sz w:val="24"/>
            <w:szCs w:val="24"/>
          </w:rPr>
          <w:t>. In practice the sum of catches from N independent hauls will exceed total catch in the OM slightly</w:t>
        </w:r>
      </w:ins>
      <w:ins w:id="146" w:author="Allen.Chen" w:date="2025-03-06T16:27:00Z">
        <w:r w:rsidR="00184D50" w:rsidRPr="00140E21">
          <w:rPr>
            <w:rFonts w:ascii="Times New Roman" w:hAnsi="Times New Roman" w:cs="Times New Roman"/>
            <w:sz w:val="24"/>
            <w:szCs w:val="24"/>
          </w:rPr>
          <w:t>; f</w:t>
        </w:r>
      </w:ins>
      <w:ins w:id="147" w:author="Allen.Chen" w:date="2025-03-06T16:26:00Z">
        <w:r w:rsidR="00184D50" w:rsidRPr="00140E21">
          <w:rPr>
            <w:rFonts w:ascii="Times New Roman" w:hAnsi="Times New Roman" w:cs="Times New Roman"/>
            <w:sz w:val="24"/>
            <w:szCs w:val="24"/>
          </w:rPr>
          <w:t xml:space="preserve">ishing ceases when catches from the last haul simulated meets or exceeds the total catch. </w:t>
        </w:r>
      </w:ins>
      <w:ins w:id="148" w:author="Allen.Chen" w:date="2025-03-06T16:27:00Z">
        <w:r w:rsidR="00184D50" w:rsidRPr="00140E21">
          <w:rPr>
            <w:rFonts w:ascii="Times New Roman" w:hAnsi="Times New Roman" w:cs="Times New Roman"/>
            <w:sz w:val="24"/>
            <w:szCs w:val="24"/>
          </w:rPr>
          <w:t>This</w:t>
        </w:r>
      </w:ins>
      <w:r w:rsidRPr="00140E21">
        <w:rPr>
          <w:rFonts w:ascii="Times New Roman" w:hAnsi="Times New Roman" w:cs="Times New Roman"/>
          <w:sz w:val="24"/>
          <w:szCs w:val="24"/>
        </w:rPr>
        <w:t xml:space="preserve"> compris</w:t>
      </w:r>
      <w:del w:id="149" w:author="Allen.Chen" w:date="2025-03-06T16:27:00Z">
        <w:r w:rsidRPr="00140E21" w:rsidDel="00184D50">
          <w:rPr>
            <w:rFonts w:ascii="Times New Roman" w:hAnsi="Times New Roman" w:cs="Times New Roman"/>
            <w:sz w:val="24"/>
            <w:szCs w:val="24"/>
          </w:rPr>
          <w:delText xml:space="preserve">ing </w:delText>
        </w:r>
      </w:del>
      <w:ins w:id="150" w:author="Allen.Chen" w:date="2025-03-06T16:27:00Z">
        <w:r w:rsidR="00184D50" w:rsidRPr="00140E21">
          <w:rPr>
            <w:rFonts w:ascii="Times New Roman" w:hAnsi="Times New Roman" w:cs="Times New Roman"/>
            <w:sz w:val="24"/>
            <w:szCs w:val="24"/>
          </w:rPr>
          <w:t xml:space="preserve">es </w:t>
        </w:r>
      </w:ins>
      <w:r w:rsidRPr="00140E21">
        <w:rPr>
          <w:rFonts w:ascii="Times New Roman" w:hAnsi="Times New Roman" w:cs="Times New Roman"/>
          <w:sz w:val="24"/>
          <w:szCs w:val="24"/>
        </w:rPr>
        <w:t>the catch data for a single year</w:t>
      </w:r>
      <w:r w:rsidR="00D96911" w:rsidRPr="00140E21">
        <w:rPr>
          <w:rFonts w:ascii="Times New Roman" w:hAnsi="Times New Roman" w:cs="Times New Roman"/>
          <w:sz w:val="24"/>
          <w:szCs w:val="24"/>
        </w:rPr>
        <w:t xml:space="preserve"> </w:t>
      </w:r>
      <w:r w:rsidR="00D96911" w:rsidRPr="00140E21">
        <w:rPr>
          <w:rFonts w:ascii="Times New Roman" w:hAnsi="Times New Roman" w:cs="Times New Roman"/>
          <w:i/>
          <w:sz w:val="24"/>
          <w:szCs w:val="24"/>
        </w:rPr>
        <w:t>y</w:t>
      </w:r>
      <w:r w:rsidRPr="00140E21">
        <w:rPr>
          <w:rFonts w:ascii="Times New Roman" w:hAnsi="Times New Roman" w:cs="Times New Roman"/>
          <w:sz w:val="24"/>
          <w:szCs w:val="24"/>
        </w:rPr>
        <w:t>, and</w:t>
      </w:r>
      <w:r w:rsidR="00603A6D" w:rsidRPr="00140E21">
        <w:rPr>
          <w:rFonts w:ascii="Times New Roman" w:hAnsi="Times New Roman" w:cs="Times New Roman"/>
          <w:sz w:val="24"/>
          <w:szCs w:val="24"/>
        </w:rPr>
        <w:t xml:space="preserve"> this process is</w:t>
      </w:r>
      <w:r w:rsidRPr="00140E21">
        <w:rPr>
          <w:rFonts w:ascii="Times New Roman" w:hAnsi="Times New Roman" w:cs="Times New Roman"/>
          <w:sz w:val="24"/>
          <w:szCs w:val="24"/>
        </w:rPr>
        <w:t xml:space="preserve"> repeated for all </w:t>
      </w:r>
      <w:r w:rsidRPr="00140E21">
        <w:rPr>
          <w:rFonts w:ascii="Times New Roman" w:hAnsi="Times New Roman" w:cs="Times New Roman"/>
          <w:i/>
          <w:sz w:val="24"/>
          <w:szCs w:val="24"/>
        </w:rPr>
        <w:t xml:space="preserve">Y </w:t>
      </w:r>
      <w:r w:rsidRPr="00140E21">
        <w:rPr>
          <w:rFonts w:ascii="Times New Roman" w:hAnsi="Times New Roman" w:cs="Times New Roman"/>
          <w:sz w:val="24"/>
          <w:szCs w:val="24"/>
        </w:rPr>
        <w:t>years.</w:t>
      </w:r>
      <w:del w:id="151" w:author="Allen.Chen" w:date="2025-03-06T16:27:00Z">
        <w:r w:rsidR="00797D2B" w:rsidDel="00184D50">
          <w:rPr>
            <w:rStyle w:val="FootnoteReference"/>
            <w:rFonts w:ascii="Times New Roman" w:hAnsi="Times New Roman" w:cs="Times New Roman"/>
            <w:sz w:val="24"/>
            <w:szCs w:val="24"/>
          </w:rPr>
          <w:footnoteReference w:id="6"/>
        </w:r>
      </w:del>
      <w:r w:rsidRPr="00281DE9">
        <w:rPr>
          <w:rFonts w:ascii="Times New Roman" w:hAnsi="Times New Roman" w:cs="Times New Roman"/>
          <w:sz w:val="24"/>
          <w:szCs w:val="24"/>
        </w:rPr>
        <w:t xml:space="preserve"> This provides a simulated yearly time series of hauls and haul-level data for all years</w:t>
      </w:r>
      <w:r w:rsidR="007B1943" w:rsidRPr="00281DE9">
        <w:rPr>
          <w:rFonts w:ascii="Times New Roman" w:hAnsi="Times New Roman" w:cs="Times New Roman"/>
          <w:sz w:val="24"/>
          <w:szCs w:val="24"/>
        </w:rPr>
        <w:t xml:space="preserve"> in a single replicate</w:t>
      </w:r>
      <w:r w:rsidR="0084077E" w:rsidRPr="00281DE9">
        <w:rPr>
          <w:rFonts w:ascii="Times New Roman" w:hAnsi="Times New Roman" w:cs="Times New Roman"/>
          <w:sz w:val="24"/>
          <w:szCs w:val="24"/>
        </w:rPr>
        <w:t>, based on economic factors driving fishery behavior</w:t>
      </w:r>
      <w:r w:rsidRPr="00281DE9">
        <w:rPr>
          <w:rFonts w:ascii="Times New Roman" w:hAnsi="Times New Roman" w:cs="Times New Roman"/>
          <w:sz w:val="24"/>
          <w:szCs w:val="24"/>
        </w:rPr>
        <w:t xml:space="preserve">. </w:t>
      </w:r>
      <w:r w:rsidR="00797D2B" w:rsidRPr="00281DE9">
        <w:rPr>
          <w:rFonts w:ascii="Times New Roman" w:hAnsi="Times New Roman" w:cs="Times New Roman"/>
          <w:sz w:val="24"/>
          <w:szCs w:val="24"/>
        </w:rPr>
        <w:t>Note that we simulate hauls, not individual fishers.</w:t>
      </w:r>
      <w:del w:id="154" w:author="Allen.Chen" w:date="2025-03-06T16:28:00Z">
        <w:r w:rsidR="00797D2B" w:rsidDel="00184D50">
          <w:rPr>
            <w:rStyle w:val="FootnoteReference"/>
            <w:rFonts w:ascii="Times New Roman" w:hAnsi="Times New Roman" w:cs="Times New Roman"/>
            <w:sz w:val="24"/>
            <w:szCs w:val="24"/>
          </w:rPr>
          <w:footnoteReference w:id="7"/>
        </w:r>
      </w:del>
      <w:ins w:id="157" w:author="Allen.Chen" w:date="2025-03-06T16:27:00Z">
        <w:r w:rsidR="00184D50" w:rsidRPr="00281DE9">
          <w:rPr>
            <w:rFonts w:ascii="Times New Roman" w:hAnsi="Times New Roman" w:cs="Times New Roman"/>
            <w:sz w:val="24"/>
            <w:szCs w:val="24"/>
          </w:rPr>
          <w:t xml:space="preserve"> For each haul, realizations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oMath>
        <w:r w:rsidR="00184D50" w:rsidRPr="00281DE9">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ijk</m:t>
              </m:r>
            </m:sub>
          </m:sSub>
        </m:oMath>
        <w:r w:rsidR="00184D50" w:rsidRPr="00281DE9">
          <w:rPr>
            <w:rFonts w:ascii="Times New Roman" w:eastAsiaTheme="minorEastAsia" w:hAnsi="Times New Roman" w:cs="Times New Roman"/>
            <w:sz w:val="24"/>
            <w:szCs w:val="24"/>
          </w:rPr>
          <w:t xml:space="preserve"> are drawn. </w:t>
        </w:r>
        <w:r w:rsidR="00184D50" w:rsidRPr="00281DE9">
          <w:rPr>
            <w:rFonts w:ascii="Times New Roman" w:hAnsi="Times New Roman" w:cs="Times New Roman"/>
            <w:sz w:val="24"/>
            <w:szCs w:val="24"/>
          </w:rPr>
          <w:t xml:space="preserve">To the extent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oMath>
        <w:r w:rsidR="00184D50" w:rsidRPr="00281DE9">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ijk</m:t>
              </m:r>
            </m:sub>
          </m:sSub>
        </m:oMath>
        <w:r w:rsidR="00184D50" w:rsidRPr="00281DE9">
          <w:rPr>
            <w:rFonts w:ascii="Times New Roman" w:eastAsiaTheme="minorEastAsia" w:hAnsi="Times New Roman" w:cs="Times New Roman"/>
            <w:sz w:val="24"/>
            <w:szCs w:val="24"/>
          </w:rPr>
          <w:t xml:space="preserve"> represent vessel-specific covariates, there are a minimum number of vessels equal to the number of unique permutations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oMath>
        <w:r w:rsidR="00184D50" w:rsidRPr="00281DE9">
          <w:rPr>
            <w:rFonts w:ascii="Times New Roman" w:eastAsiaTheme="minorEastAsia" w:hAnsi="Times New Roman" w:cs="Times New Roman"/>
            <w:sz w:val="24"/>
            <w:szCs w:val="24"/>
          </w:rPr>
          <w:t xml:space="preserve"> and</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ijk</m:t>
              </m:r>
            </m:sub>
          </m:sSub>
        </m:oMath>
        <w:r w:rsidR="00184D50" w:rsidRPr="00281DE9">
          <w:rPr>
            <w:rFonts w:ascii="Times New Roman" w:eastAsiaTheme="minorEastAsia" w:hAnsi="Times New Roman" w:cs="Times New Roman"/>
            <w:sz w:val="24"/>
            <w:szCs w:val="24"/>
          </w:rPr>
          <w:t>. However, different vessels could also have similar vessel characteristics (two vessels may both be 100 meters long). We simulate individual hauls until catches bind, but the number of vessels is not directly modeled.</w:t>
        </w:r>
      </w:ins>
    </w:p>
    <w:p w14:paraId="4B4A5DA1" w14:textId="77777777" w:rsidR="00F969E8" w:rsidRDefault="00F969E8" w:rsidP="00F969E8">
      <w:pPr>
        <w:pStyle w:val="NoSpacing"/>
        <w:ind w:left="720"/>
        <w:rPr>
          <w:rFonts w:ascii="Times New Roman" w:hAnsi="Times New Roman" w:cs="Times New Roman"/>
          <w:sz w:val="24"/>
          <w:szCs w:val="24"/>
        </w:rPr>
      </w:pPr>
    </w:p>
    <w:p w14:paraId="7EF6B96F" w14:textId="7B6D47DD" w:rsidR="00F969E8" w:rsidDel="00635E0D" w:rsidRDefault="00F969E8" w:rsidP="00F969E8">
      <w:pPr>
        <w:pStyle w:val="NoSpacing"/>
        <w:numPr>
          <w:ilvl w:val="0"/>
          <w:numId w:val="2"/>
        </w:numPr>
        <w:rPr>
          <w:del w:id="158" w:author="Allen.Chen" w:date="2025-03-11T16:30:00Z"/>
          <w:rFonts w:ascii="Times New Roman" w:hAnsi="Times New Roman" w:cs="Times New Roman"/>
          <w:sz w:val="24"/>
          <w:szCs w:val="24"/>
        </w:rPr>
      </w:pPr>
      <w:del w:id="159" w:author="Allen.Chen" w:date="2025-03-11T16:30:00Z">
        <w:r w:rsidDel="00635E0D">
          <w:rPr>
            <w:rFonts w:ascii="Times New Roman" w:hAnsi="Times New Roman" w:cs="Times New Roman"/>
            <w:sz w:val="24"/>
            <w:szCs w:val="24"/>
          </w:rPr>
          <w:delText xml:space="preserve">We investigate three different constructions of an abundance index: an uncorrected index, a corrected index, and a randomly sampled index. While the first two </w:delText>
        </w:r>
        <w:r w:rsidR="00603A6D" w:rsidDel="00635E0D">
          <w:rPr>
            <w:rFonts w:ascii="Times New Roman" w:hAnsi="Times New Roman" w:cs="Times New Roman"/>
            <w:sz w:val="24"/>
            <w:szCs w:val="24"/>
          </w:rPr>
          <w:delText>differ as to</w:delText>
        </w:r>
        <w:r w:rsidDel="00635E0D">
          <w:rPr>
            <w:rFonts w:ascii="Times New Roman" w:hAnsi="Times New Roman" w:cs="Times New Roman"/>
            <w:sz w:val="24"/>
            <w:szCs w:val="24"/>
          </w:rPr>
          <w:delText xml:space="preserve"> whether a statistical correction is applied, the randomly sampled index does not use the selection </w:delText>
        </w:r>
        <w:r w:rsidRPr="00DF5F13" w:rsidDel="00635E0D">
          <w:rPr>
            <w:rFonts w:ascii="Times New Roman" w:hAnsi="Times New Roman" w:cs="Times New Roman"/>
            <w:sz w:val="24"/>
            <w:szCs w:val="24"/>
          </w:rPr>
          <w:delText xml:space="preserve">criteria in equation </w:delText>
        </w:r>
        <w:r w:rsidR="00DF5F13" w:rsidRPr="00DF5F13" w:rsidDel="00635E0D">
          <w:rPr>
            <w:rFonts w:ascii="Times New Roman" w:hAnsi="Times New Roman" w:cs="Times New Roman"/>
            <w:sz w:val="24"/>
            <w:szCs w:val="24"/>
          </w:rPr>
          <w:fldChar w:fldCharType="begin"/>
        </w:r>
        <w:r w:rsidR="00DF5F13" w:rsidRPr="00DF5F13" w:rsidDel="00635E0D">
          <w:rPr>
            <w:rFonts w:ascii="Times New Roman" w:hAnsi="Times New Roman" w:cs="Times New Roman"/>
            <w:sz w:val="24"/>
            <w:szCs w:val="24"/>
          </w:rPr>
          <w:delInstrText xml:space="preserve"> REF _Ref114061948 \h </w:delInstrText>
        </w:r>
        <w:r w:rsidR="00DF5F13" w:rsidDel="00635E0D">
          <w:rPr>
            <w:rFonts w:ascii="Times New Roman" w:hAnsi="Times New Roman" w:cs="Times New Roman"/>
            <w:sz w:val="24"/>
            <w:szCs w:val="24"/>
          </w:rPr>
          <w:delInstrText xml:space="preserve"> \* MERGEFORMAT </w:delInstrText>
        </w:r>
        <w:r w:rsidR="00DF5F13" w:rsidRPr="00DF5F13" w:rsidDel="00635E0D">
          <w:rPr>
            <w:rFonts w:ascii="Times New Roman" w:hAnsi="Times New Roman" w:cs="Times New Roman"/>
            <w:sz w:val="24"/>
            <w:szCs w:val="24"/>
          </w:rPr>
        </w:r>
        <w:r w:rsidR="00DF5F13" w:rsidRPr="00DF5F13" w:rsidDel="00635E0D">
          <w:rPr>
            <w:rFonts w:ascii="Times New Roman" w:hAnsi="Times New Roman" w:cs="Times New Roman"/>
            <w:sz w:val="24"/>
            <w:szCs w:val="24"/>
          </w:rPr>
          <w:fldChar w:fldCharType="separate"/>
        </w:r>
      </w:del>
      <w:del w:id="160" w:author="Allen.Chen" w:date="2025-03-06T17:37:00Z">
        <w:r w:rsidR="00831E17" w:rsidRPr="00831E17" w:rsidDel="00032C0A">
          <w:rPr>
            <w:rFonts w:ascii="Times New Roman" w:hAnsi="Times New Roman" w:cs="Times New Roman"/>
            <w:sz w:val="24"/>
            <w:szCs w:val="24"/>
          </w:rPr>
          <w:delText>(</w:delText>
        </w:r>
        <w:r w:rsidR="00831E17" w:rsidRPr="00831E17" w:rsidDel="00032C0A">
          <w:rPr>
            <w:rFonts w:ascii="Times New Roman" w:hAnsi="Times New Roman" w:cs="Times New Roman"/>
            <w:noProof/>
            <w:sz w:val="24"/>
            <w:szCs w:val="24"/>
          </w:rPr>
          <w:delText>3</w:delText>
        </w:r>
        <w:r w:rsidR="00831E17" w:rsidRPr="00831E17" w:rsidDel="00032C0A">
          <w:rPr>
            <w:rFonts w:ascii="Times New Roman" w:hAnsi="Times New Roman" w:cs="Times New Roman"/>
            <w:sz w:val="24"/>
            <w:szCs w:val="24"/>
          </w:rPr>
          <w:delText>)</w:delText>
        </w:r>
      </w:del>
      <w:del w:id="161" w:author="Allen.Chen" w:date="2025-03-11T16:30:00Z">
        <w:r w:rsidR="00DF5F13" w:rsidRPr="00DF5F13" w:rsidDel="00635E0D">
          <w:rPr>
            <w:rFonts w:ascii="Times New Roman" w:hAnsi="Times New Roman" w:cs="Times New Roman"/>
            <w:sz w:val="24"/>
            <w:szCs w:val="24"/>
          </w:rPr>
          <w:fldChar w:fldCharType="end"/>
        </w:r>
        <w:r w:rsidRPr="00DF5F13" w:rsidDel="00635E0D">
          <w:rPr>
            <w:rFonts w:ascii="Times New Roman" w:hAnsi="Times New Roman" w:cs="Times New Roman"/>
            <w:sz w:val="24"/>
            <w:szCs w:val="24"/>
          </w:rPr>
          <w:delText>, but rather</w:delText>
        </w:r>
        <w:r w:rsidDel="00635E0D">
          <w:rPr>
            <w:rFonts w:ascii="Times New Roman" w:hAnsi="Times New Roman" w:cs="Times New Roman"/>
            <w:sz w:val="24"/>
            <w:szCs w:val="24"/>
          </w:rPr>
          <w:delText xml:space="preserve"> randomly chooses a site independent of its characteristics</w:delText>
        </w:r>
        <w:r w:rsidR="00603A6D" w:rsidDel="00635E0D">
          <w:rPr>
            <w:rFonts w:ascii="Times New Roman" w:hAnsi="Times New Roman" w:cs="Times New Roman"/>
            <w:sz w:val="24"/>
            <w:szCs w:val="24"/>
          </w:rPr>
          <w:delText xml:space="preserve"> for each haul</w:delText>
        </w:r>
        <w:r w:rsidDel="00635E0D">
          <w:rPr>
            <w:rFonts w:ascii="Times New Roman" w:hAnsi="Times New Roman" w:cs="Times New Roman"/>
            <w:sz w:val="24"/>
            <w:szCs w:val="24"/>
          </w:rPr>
          <w:delText xml:space="preserve">. This is meant to mimic the effect of including an additional </w:delText>
        </w:r>
        <w:r w:rsidR="00930ADA" w:rsidDel="00635E0D">
          <w:rPr>
            <w:rFonts w:ascii="Times New Roman" w:hAnsi="Times New Roman" w:cs="Times New Roman"/>
            <w:sz w:val="24"/>
            <w:szCs w:val="24"/>
          </w:rPr>
          <w:delText xml:space="preserve">(more frequent and ongoing) </w:delText>
        </w:r>
        <w:r w:rsidDel="00635E0D">
          <w:rPr>
            <w:rFonts w:ascii="Times New Roman" w:hAnsi="Times New Roman" w:cs="Times New Roman"/>
            <w:sz w:val="24"/>
            <w:szCs w:val="24"/>
          </w:rPr>
          <w:delText>fishery-independent survey</w:delText>
        </w:r>
        <w:r w:rsidR="00930ADA" w:rsidDel="00635E0D">
          <w:rPr>
            <w:rFonts w:ascii="Times New Roman" w:hAnsi="Times New Roman" w:cs="Times New Roman"/>
            <w:sz w:val="24"/>
            <w:szCs w:val="24"/>
          </w:rPr>
          <w:delText xml:space="preserve"> which provides an abundance index rather than an absolute abundance estimate</w:delText>
        </w:r>
        <w:r w:rsidDel="00635E0D">
          <w:rPr>
            <w:rFonts w:ascii="Times New Roman" w:hAnsi="Times New Roman" w:cs="Times New Roman"/>
            <w:sz w:val="24"/>
            <w:szCs w:val="24"/>
          </w:rPr>
          <w:delText>. The resulting abundance indices are then passed to each of three respective estimating models, and used with a fishery-independent abundance index</w:delText>
        </w:r>
        <w:r w:rsidR="00603A6D" w:rsidDel="00635E0D">
          <w:rPr>
            <w:rFonts w:ascii="Times New Roman" w:hAnsi="Times New Roman" w:cs="Times New Roman"/>
            <w:sz w:val="24"/>
            <w:szCs w:val="24"/>
          </w:rPr>
          <w:delText xml:space="preserve"> from a survey</w:delText>
        </w:r>
        <w:r w:rsidDel="00635E0D">
          <w:rPr>
            <w:rFonts w:ascii="Times New Roman" w:hAnsi="Times New Roman" w:cs="Times New Roman"/>
            <w:sz w:val="24"/>
            <w:szCs w:val="24"/>
          </w:rPr>
          <w:delText xml:space="preserve"> which occurs every four years.</w:delText>
        </w:r>
      </w:del>
    </w:p>
    <w:p w14:paraId="5A34D042" w14:textId="2A6AD0EA" w:rsidR="00F969E8" w:rsidRPr="00B4207D" w:rsidDel="00635E0D" w:rsidRDefault="00F969E8" w:rsidP="00F969E8">
      <w:pPr>
        <w:pStyle w:val="NoSpacing"/>
        <w:ind w:left="720"/>
        <w:rPr>
          <w:del w:id="162" w:author="Allen.Chen" w:date="2025-03-11T16:30:00Z"/>
          <w:rFonts w:ascii="Times New Roman" w:hAnsi="Times New Roman" w:cs="Times New Roman"/>
          <w:sz w:val="24"/>
          <w:szCs w:val="24"/>
        </w:rPr>
      </w:pPr>
    </w:p>
    <w:p w14:paraId="3F6FD0B0" w14:textId="3983B156" w:rsidR="00F969E8" w:rsidRPr="00F969E8" w:rsidDel="00635E0D" w:rsidRDefault="00F969E8" w:rsidP="00EE690E">
      <w:pPr>
        <w:pStyle w:val="NoSpacing"/>
        <w:numPr>
          <w:ilvl w:val="0"/>
          <w:numId w:val="2"/>
        </w:numPr>
        <w:rPr>
          <w:del w:id="163" w:author="Allen.Chen" w:date="2025-03-11T16:30:00Z"/>
          <w:rFonts w:ascii="Times New Roman" w:hAnsi="Times New Roman" w:cs="Times New Roman"/>
          <w:sz w:val="24"/>
          <w:szCs w:val="24"/>
        </w:rPr>
      </w:pPr>
      <w:del w:id="164" w:author="Allen.Chen" w:date="2025-03-11T16:30:00Z">
        <w:r w:rsidRPr="00B4207D" w:rsidDel="00635E0D">
          <w:rPr>
            <w:rFonts w:ascii="Times New Roman" w:hAnsi="Times New Roman" w:cs="Times New Roman"/>
            <w:sz w:val="24"/>
            <w:szCs w:val="24"/>
          </w:rPr>
          <w:delText>Step</w:delText>
        </w:r>
        <w:r w:rsidDel="00635E0D">
          <w:rPr>
            <w:rFonts w:ascii="Times New Roman" w:hAnsi="Times New Roman" w:cs="Times New Roman"/>
            <w:sz w:val="24"/>
            <w:szCs w:val="24"/>
          </w:rPr>
          <w:delText>s</w:delText>
        </w:r>
        <w:r w:rsidRPr="00B4207D" w:rsidDel="00635E0D">
          <w:rPr>
            <w:rFonts w:ascii="Times New Roman" w:hAnsi="Times New Roman" w:cs="Times New Roman"/>
            <w:sz w:val="24"/>
            <w:szCs w:val="24"/>
          </w:rPr>
          <w:delText xml:space="preserve"> </w:delText>
        </w:r>
        <w:r w:rsidDel="00635E0D">
          <w:rPr>
            <w:rFonts w:ascii="Times New Roman" w:hAnsi="Times New Roman" w:cs="Times New Roman"/>
            <w:sz w:val="24"/>
            <w:szCs w:val="24"/>
          </w:rPr>
          <w:delText>1-4</w:delText>
        </w:r>
        <w:r w:rsidRPr="00B4207D" w:rsidDel="00635E0D">
          <w:rPr>
            <w:rFonts w:ascii="Times New Roman" w:hAnsi="Times New Roman" w:cs="Times New Roman"/>
            <w:sz w:val="24"/>
            <w:szCs w:val="24"/>
          </w:rPr>
          <w:delText xml:space="preserve"> </w:delText>
        </w:r>
        <w:r w:rsidDel="00635E0D">
          <w:rPr>
            <w:rFonts w:ascii="Times New Roman" w:hAnsi="Times New Roman" w:cs="Times New Roman"/>
            <w:sz w:val="24"/>
            <w:szCs w:val="24"/>
          </w:rPr>
          <w:delText>are</w:delText>
        </w:r>
        <w:r w:rsidR="001E3498" w:rsidDel="00635E0D">
          <w:rPr>
            <w:rFonts w:ascii="Times New Roman" w:hAnsi="Times New Roman" w:cs="Times New Roman"/>
            <w:sz w:val="24"/>
            <w:szCs w:val="24"/>
          </w:rPr>
          <w:delText xml:space="preserve"> repeated for 2</w:delText>
        </w:r>
        <w:r w:rsidRPr="00B4207D" w:rsidDel="00635E0D">
          <w:rPr>
            <w:rFonts w:ascii="Times New Roman" w:hAnsi="Times New Roman" w:cs="Times New Roman"/>
            <w:sz w:val="24"/>
            <w:szCs w:val="24"/>
          </w:rPr>
          <w:delText xml:space="preserve">00 </w:delText>
        </w:r>
        <w:r w:rsidR="00DC3EA8" w:rsidDel="00635E0D">
          <w:rPr>
            <w:rFonts w:ascii="Times New Roman" w:hAnsi="Times New Roman" w:cs="Times New Roman"/>
            <w:sz w:val="24"/>
            <w:szCs w:val="24"/>
          </w:rPr>
          <w:delText>replicates</w:delText>
        </w:r>
        <w:r w:rsidDel="00635E0D">
          <w:rPr>
            <w:rFonts w:ascii="Times New Roman" w:hAnsi="Times New Roman" w:cs="Times New Roman"/>
            <w:sz w:val="24"/>
            <w:szCs w:val="24"/>
          </w:rPr>
          <w:delText xml:space="preserve"> of independent process errors and stochastic data simulation. </w:delText>
        </w:r>
      </w:del>
    </w:p>
    <w:p w14:paraId="338CC2BA" w14:textId="0C37048A" w:rsidR="00562036" w:rsidRDefault="00F969E8" w:rsidP="00F029B7">
      <w:pPr>
        <w:pStyle w:val="NoSpacing"/>
        <w:rPr>
          <w:rFonts w:ascii="Times New Roman" w:hAnsi="Times New Roman" w:cs="Times New Roman"/>
          <w:sz w:val="24"/>
          <w:szCs w:val="24"/>
        </w:rPr>
      </w:pPr>
      <w:del w:id="165" w:author="Allen.Chen" w:date="2025-03-11T16:30:00Z">
        <w:r w:rsidDel="00635E0D">
          <w:rPr>
            <w:rFonts w:ascii="Times New Roman" w:hAnsi="Times New Roman" w:cs="Times New Roman"/>
            <w:sz w:val="24"/>
            <w:szCs w:val="24"/>
          </w:rPr>
          <w:delText xml:space="preserve"> </w:delText>
        </w:r>
      </w:del>
    </w:p>
    <w:p w14:paraId="76B17115" w14:textId="4828AB94" w:rsidR="00536885" w:rsidRDefault="00536885" w:rsidP="00562036">
      <w:pPr>
        <w:pStyle w:val="NoSpacing"/>
        <w:rPr>
          <w:ins w:id="166" w:author="Allen.Chen" w:date="2025-03-06T16:08:00Z"/>
          <w:rFonts w:ascii="Times New Roman" w:hAnsi="Times New Roman" w:cs="Times New Roman"/>
          <w:sz w:val="24"/>
          <w:szCs w:val="24"/>
        </w:rPr>
      </w:pPr>
      <w:ins w:id="167" w:author="Allen.Chen" w:date="2025-03-06T16:10:00Z">
        <w:r>
          <w:rPr>
            <w:rFonts w:ascii="Times New Roman" w:hAnsi="Times New Roman" w:cs="Times New Roman"/>
            <w:sz w:val="24"/>
            <w:szCs w:val="24"/>
          </w:rPr>
          <w:t xml:space="preserve">Our choice of a 3x3 or 2x4 </w:t>
        </w:r>
      </w:ins>
      <w:ins w:id="168" w:author="Allen.Chen" w:date="2025-03-06T16:13:00Z">
        <w:r w:rsidR="00876CFE">
          <w:rPr>
            <w:rFonts w:ascii="Times New Roman" w:hAnsi="Times New Roman" w:cs="Times New Roman"/>
            <w:sz w:val="24"/>
            <w:szCs w:val="24"/>
          </w:rPr>
          <w:t xml:space="preserve">grid </w:t>
        </w:r>
      </w:ins>
      <w:ins w:id="169" w:author="Allen.Chen" w:date="2025-03-06T16:12:00Z">
        <w:r w:rsidR="00876CFE">
          <w:rPr>
            <w:rFonts w:ascii="Times New Roman" w:hAnsi="Times New Roman" w:cs="Times New Roman"/>
            <w:sz w:val="24"/>
            <w:szCs w:val="24"/>
          </w:rPr>
          <w:t>is unlikely to represent the true spatial exte</w:t>
        </w:r>
      </w:ins>
      <w:ins w:id="170" w:author="Allen.Chen" w:date="2025-03-06T16:13:00Z">
        <w:r w:rsidR="00876CFE">
          <w:rPr>
            <w:rFonts w:ascii="Times New Roman" w:hAnsi="Times New Roman" w:cs="Times New Roman"/>
            <w:sz w:val="24"/>
            <w:szCs w:val="24"/>
          </w:rPr>
          <w:t xml:space="preserve">nt of many fisheries, but illustrates proof of </w:t>
        </w:r>
      </w:ins>
      <w:ins w:id="171" w:author="Allen.Chen" w:date="2025-03-06T16:14:00Z">
        <w:r w:rsidR="00876CFE">
          <w:rPr>
            <w:rFonts w:ascii="Times New Roman" w:hAnsi="Times New Roman" w:cs="Times New Roman"/>
            <w:sz w:val="24"/>
            <w:szCs w:val="24"/>
          </w:rPr>
          <w:t>concept</w:t>
        </w:r>
      </w:ins>
      <w:ins w:id="172" w:author="Allen.Chen" w:date="2025-03-06T16:13:00Z">
        <w:r w:rsidR="00876CFE">
          <w:rPr>
            <w:rFonts w:ascii="Times New Roman" w:hAnsi="Times New Roman" w:cs="Times New Roman"/>
            <w:sz w:val="24"/>
            <w:szCs w:val="24"/>
          </w:rPr>
          <w:t xml:space="preserve"> </w:t>
        </w:r>
      </w:ins>
      <w:ins w:id="173" w:author="Allen.Chen" w:date="2025-03-06T16:14:00Z">
        <w:r w:rsidR="00876CFE">
          <w:rPr>
            <w:rFonts w:ascii="Times New Roman" w:hAnsi="Times New Roman" w:cs="Times New Roman"/>
            <w:sz w:val="24"/>
            <w:szCs w:val="24"/>
          </w:rPr>
          <w:t>for</w:t>
        </w:r>
      </w:ins>
      <w:ins w:id="174" w:author="Allen.Chen" w:date="2025-03-06T16:13:00Z">
        <w:r w:rsidR="00876CFE">
          <w:rPr>
            <w:rFonts w:ascii="Times New Roman" w:hAnsi="Times New Roman" w:cs="Times New Roman"/>
            <w:sz w:val="24"/>
            <w:szCs w:val="24"/>
          </w:rPr>
          <w:t xml:space="preserve"> our methods. </w:t>
        </w:r>
      </w:ins>
      <w:ins w:id="175" w:author="Allen.Chen" w:date="2025-03-06T16:08:00Z">
        <w:r w:rsidRPr="00536885">
          <w:rPr>
            <w:rFonts w:ascii="Times New Roman" w:hAnsi="Times New Roman" w:cs="Times New Roman"/>
            <w:sz w:val="24"/>
            <w:szCs w:val="24"/>
          </w:rPr>
          <w:t>Computationally, a model with a larger number of areas might take a few days to converge. This is manageable for practical use, where an analyst may only need to update their fishery-dependent abundance index once a year, perhaps by running a few different candidate models (investigating the inclusion of various covariates or distributional assumptions). However, because we are interested in asymptotic behavior, our workflow requires running a model for each year fishing occurs, for 200 replicates, which requires thousands of model runs. A smaller grid size allows us to report asymptotic results.</w:t>
        </w:r>
      </w:ins>
    </w:p>
    <w:p w14:paraId="15D2C359" w14:textId="3E041F84" w:rsidR="00536885" w:rsidRDefault="00536885" w:rsidP="00562036">
      <w:pPr>
        <w:pStyle w:val="NoSpacing"/>
        <w:rPr>
          <w:ins w:id="176" w:author="Allen.Chen" w:date="2025-03-11T16:40:00Z"/>
          <w:rFonts w:ascii="Times New Roman" w:hAnsi="Times New Roman" w:cs="Times New Roman"/>
          <w:sz w:val="24"/>
          <w:szCs w:val="24"/>
        </w:rPr>
      </w:pPr>
    </w:p>
    <w:p w14:paraId="3F39F1D4" w14:textId="29B35556" w:rsidR="00140E21" w:rsidRPr="003F6A61" w:rsidRDefault="00140E21">
      <w:pPr>
        <w:pStyle w:val="Heading3"/>
        <w:rPr>
          <w:ins w:id="177" w:author="Allen.Chen" w:date="2025-03-06T16:08:00Z"/>
          <w:rFonts w:ascii="Times New Roman" w:hAnsi="Times New Roman" w:cs="Times New Roman"/>
        </w:rPr>
        <w:pPrChange w:id="178" w:author="Allen.Chen" w:date="2025-03-11T16:40:00Z">
          <w:pPr>
            <w:pStyle w:val="NoSpacing"/>
          </w:pPr>
        </w:pPrChange>
      </w:pPr>
      <w:ins w:id="179" w:author="Allen.Chen" w:date="2025-03-11T16:40:00Z">
        <w:r w:rsidRPr="00610D7F">
          <w:rPr>
            <w:rFonts w:ascii="Times New Roman" w:hAnsi="Times New Roman" w:cs="Times New Roman"/>
            <w:rPrChange w:id="180" w:author="Allen.Chen" w:date="2025-03-11T19:03:00Z">
              <w:rPr/>
            </w:rPrChange>
          </w:rPr>
          <w:t>2.2.</w:t>
        </w:r>
      </w:ins>
      <w:ins w:id="181" w:author="Allen.Chen" w:date="2025-03-11T16:41:00Z">
        <w:r w:rsidRPr="00610D7F">
          <w:rPr>
            <w:rFonts w:ascii="Times New Roman" w:hAnsi="Times New Roman" w:cs="Times New Roman"/>
            <w:rPrChange w:id="182" w:author="Allen.Chen" w:date="2025-03-11T19:03:00Z">
              <w:rPr/>
            </w:rPrChange>
          </w:rPr>
          <w:t>2</w:t>
        </w:r>
      </w:ins>
      <w:ins w:id="183" w:author="Allen.Chen" w:date="2025-03-11T16:40:00Z">
        <w:r w:rsidRPr="00610D7F">
          <w:rPr>
            <w:rFonts w:ascii="Times New Roman" w:hAnsi="Times New Roman" w:cs="Times New Roman"/>
            <w:rPrChange w:id="184" w:author="Allen.Chen" w:date="2025-03-11T19:03:00Z">
              <w:rPr/>
            </w:rPrChange>
          </w:rPr>
          <w:t xml:space="preserve"> </w:t>
        </w:r>
      </w:ins>
      <w:ins w:id="185" w:author="Allen.Chen" w:date="2025-03-11T16:41:00Z">
        <w:r w:rsidRPr="00610D7F">
          <w:rPr>
            <w:rFonts w:ascii="Times New Roman" w:hAnsi="Times New Roman" w:cs="Times New Roman"/>
            <w:rPrChange w:id="186" w:author="Allen.Chen" w:date="2025-03-11T19:03:00Z">
              <w:rPr/>
            </w:rPrChange>
          </w:rPr>
          <w:t xml:space="preserve">Spatial abundance and fishing behavior scenarios </w:t>
        </w:r>
      </w:ins>
      <w:ins w:id="187" w:author="Allen.Chen" w:date="2025-03-11T16:40:00Z">
        <w:r w:rsidRPr="00610D7F">
          <w:rPr>
            <w:rFonts w:ascii="Times New Roman" w:hAnsi="Times New Roman" w:cs="Times New Roman"/>
            <w:rPrChange w:id="188" w:author="Allen.Chen" w:date="2025-03-11T19:03:00Z">
              <w:rPr/>
            </w:rPrChange>
          </w:rPr>
          <w:t xml:space="preserve"> </w:t>
        </w:r>
      </w:ins>
    </w:p>
    <w:p w14:paraId="772E1209" w14:textId="06162361" w:rsidR="00F06616" w:rsidRDefault="00F0056C" w:rsidP="00562036">
      <w:pPr>
        <w:pStyle w:val="NoSpacing"/>
        <w:rPr>
          <w:rFonts w:ascii="Times New Roman" w:hAnsi="Times New Roman" w:cs="Times New Roman"/>
          <w:sz w:val="24"/>
          <w:szCs w:val="24"/>
        </w:rPr>
      </w:pPr>
      <w:r>
        <w:rPr>
          <w:rFonts w:ascii="Times New Roman" w:hAnsi="Times New Roman" w:cs="Times New Roman"/>
          <w:sz w:val="24"/>
          <w:szCs w:val="24"/>
        </w:rPr>
        <w:t xml:space="preserve">We compare four scenarios describing different spatial fishing patterns and spatial abundances in </w:t>
      </w:r>
      <w:ins w:id="189" w:author="Allen.Chen" w:date="2025-03-12T14:22:00Z">
        <w:r w:rsidR="00B3437D">
          <w:rPr>
            <w:rFonts w:ascii="Times New Roman" w:hAnsi="Times New Roman" w:cs="Times New Roman"/>
            <w:sz w:val="24"/>
            <w:szCs w:val="24"/>
          </w:rPr>
          <w:t>Table 2</w:t>
        </w:r>
      </w:ins>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_Ref114059801 \h </w:instrText>
      </w:r>
      <w:r>
        <w:rPr>
          <w:rFonts w:ascii="Times New Roman" w:hAnsi="Times New Roman" w:cs="Times New Roman"/>
          <w:sz w:val="24"/>
          <w:szCs w:val="24"/>
        </w:rPr>
      </w:r>
      <w:del w:id="190" w:author="Allen.Chen" w:date="2025-03-12T14:12:00Z">
        <w:r w:rsidDel="003F6A61">
          <w:rPr>
            <w:rFonts w:ascii="Times New Roman" w:hAnsi="Times New Roman" w:cs="Times New Roman"/>
            <w:sz w:val="24"/>
            <w:szCs w:val="24"/>
          </w:rPr>
          <w:fldChar w:fldCharType="separate"/>
        </w:r>
      </w:del>
      <w:del w:id="191" w:author="Allen.Chen" w:date="2025-03-06T17:37:00Z">
        <w:r w:rsidR="00831E17" w:rsidRPr="003C5B07" w:rsidDel="00032C0A">
          <w:rPr>
            <w:rFonts w:ascii="Times New Roman" w:hAnsi="Times New Roman" w:cs="Times New Roman"/>
            <w:sz w:val="24"/>
            <w:szCs w:val="24"/>
          </w:rPr>
          <w:delText xml:space="preserve">Table </w:delText>
        </w:r>
        <w:r w:rsidR="00831E17" w:rsidDel="00032C0A">
          <w:rPr>
            <w:rFonts w:ascii="Times New Roman" w:hAnsi="Times New Roman" w:cs="Times New Roman"/>
            <w:noProof/>
            <w:sz w:val="24"/>
            <w:szCs w:val="24"/>
          </w:rPr>
          <w:delText>2</w:delText>
        </w:r>
      </w:del>
      <w:r>
        <w:rPr>
          <w:rFonts w:ascii="Times New Roman" w:hAnsi="Times New Roman" w:cs="Times New Roman"/>
          <w:sz w:val="24"/>
          <w:szCs w:val="24"/>
        </w:rPr>
        <w:fldChar w:fldCharType="end"/>
      </w:r>
      <w:r>
        <w:rPr>
          <w:rFonts w:ascii="Times New Roman" w:hAnsi="Times New Roman" w:cs="Times New Roman"/>
          <w:sz w:val="24"/>
          <w:szCs w:val="24"/>
        </w:rPr>
        <w:t>, which represent conditions where the statistical correction is</w:t>
      </w:r>
      <w:r w:rsidR="007C1D24">
        <w:rPr>
          <w:rFonts w:ascii="Times New Roman" w:hAnsi="Times New Roman" w:cs="Times New Roman"/>
          <w:sz w:val="24"/>
          <w:szCs w:val="24"/>
        </w:rPr>
        <w:t xml:space="preserve"> </w:t>
      </w:r>
      <w:del w:id="192" w:author="Allen.Chen" w:date="2025-03-11T16:41:00Z">
        <w:r w:rsidR="007C1D24" w:rsidDel="00140E21">
          <w:rPr>
            <w:rFonts w:ascii="Times New Roman" w:hAnsi="Times New Roman" w:cs="Times New Roman"/>
            <w:sz w:val="24"/>
            <w:szCs w:val="24"/>
          </w:rPr>
          <w:delText xml:space="preserve">expected </w:delText>
        </w:r>
      </w:del>
      <w:ins w:id="193" w:author="Allen.Chen" w:date="2025-03-11T16:41:00Z">
        <w:r w:rsidR="00140E21">
          <w:rPr>
            <w:rFonts w:ascii="Times New Roman" w:hAnsi="Times New Roman" w:cs="Times New Roman"/>
            <w:sz w:val="24"/>
            <w:szCs w:val="24"/>
          </w:rPr>
          <w:t xml:space="preserve">hypothesized </w:t>
        </w:r>
      </w:ins>
      <w:r w:rsidR="007C1D24">
        <w:rPr>
          <w:rFonts w:ascii="Times New Roman" w:hAnsi="Times New Roman" w:cs="Times New Roman"/>
          <w:sz w:val="24"/>
          <w:szCs w:val="24"/>
        </w:rPr>
        <w:t>to be</w:t>
      </w:r>
      <w:r>
        <w:rPr>
          <w:rFonts w:ascii="Times New Roman" w:hAnsi="Times New Roman" w:cs="Times New Roman"/>
          <w:sz w:val="24"/>
          <w:szCs w:val="24"/>
        </w:rPr>
        <w:t xml:space="preserve"> more or less successful. </w:t>
      </w:r>
      <w:r w:rsidR="00F06616">
        <w:rPr>
          <w:rFonts w:ascii="Times New Roman" w:hAnsi="Times New Roman" w:cs="Times New Roman"/>
          <w:sz w:val="24"/>
          <w:szCs w:val="24"/>
        </w:rPr>
        <w:t>Column I lists the name of each scenario. Column II bro</w:t>
      </w:r>
      <w:r w:rsidR="00BF588C">
        <w:rPr>
          <w:rFonts w:ascii="Times New Roman" w:hAnsi="Times New Roman" w:cs="Times New Roman"/>
          <w:sz w:val="24"/>
          <w:szCs w:val="24"/>
        </w:rPr>
        <w:t>adly describes the scenario and what we believe might result from that specific fisher behavior and abundance pattern. Column III describes fisher behavior and spatial coverage</w:t>
      </w:r>
      <w:r w:rsidR="00C662E9">
        <w:rPr>
          <w:rFonts w:ascii="Times New Roman" w:hAnsi="Times New Roman" w:cs="Times New Roman"/>
          <w:sz w:val="24"/>
          <w:szCs w:val="24"/>
        </w:rPr>
        <w:t xml:space="preserve"> resulting from that sampling. For example, in Scenario 1, vessels start </w:t>
      </w:r>
      <w:r w:rsidR="00191841">
        <w:rPr>
          <w:rFonts w:ascii="Times New Roman" w:hAnsi="Times New Roman" w:cs="Times New Roman"/>
          <w:sz w:val="24"/>
          <w:szCs w:val="24"/>
        </w:rPr>
        <w:t xml:space="preserve">(are seeded) </w:t>
      </w:r>
      <w:r w:rsidR="00C662E9">
        <w:rPr>
          <w:rFonts w:ascii="Times New Roman" w:hAnsi="Times New Roman" w:cs="Times New Roman"/>
          <w:sz w:val="24"/>
          <w:szCs w:val="24"/>
        </w:rPr>
        <w:t xml:space="preserve">at a random </w:t>
      </w:r>
      <w:r w:rsidR="00DF5C37">
        <w:rPr>
          <w:rFonts w:ascii="Times New Roman" w:hAnsi="Times New Roman" w:cs="Times New Roman"/>
          <w:sz w:val="24"/>
          <w:szCs w:val="24"/>
        </w:rPr>
        <w:t>area</w:t>
      </w:r>
      <w:r w:rsidR="00C662E9">
        <w:rPr>
          <w:rFonts w:ascii="Times New Roman" w:hAnsi="Times New Roman" w:cs="Times New Roman"/>
          <w:sz w:val="24"/>
          <w:szCs w:val="24"/>
        </w:rPr>
        <w:t xml:space="preserve">. They can then choose to move to another </w:t>
      </w:r>
      <w:r w:rsidR="00DF5C37">
        <w:rPr>
          <w:rFonts w:ascii="Times New Roman" w:hAnsi="Times New Roman" w:cs="Times New Roman"/>
          <w:sz w:val="24"/>
          <w:szCs w:val="24"/>
        </w:rPr>
        <w:t>area</w:t>
      </w:r>
      <w:r w:rsidR="00C662E9">
        <w:rPr>
          <w:rFonts w:ascii="Times New Roman" w:hAnsi="Times New Roman" w:cs="Times New Roman"/>
          <w:sz w:val="24"/>
          <w:szCs w:val="24"/>
        </w:rPr>
        <w:t xml:space="preserve">, or stay in the seeded </w:t>
      </w:r>
      <w:r w:rsidR="00DF5C37">
        <w:rPr>
          <w:rFonts w:ascii="Times New Roman" w:hAnsi="Times New Roman" w:cs="Times New Roman"/>
          <w:sz w:val="24"/>
          <w:szCs w:val="24"/>
        </w:rPr>
        <w:t>area</w:t>
      </w:r>
      <w:r w:rsidR="00C662E9">
        <w:rPr>
          <w:rFonts w:ascii="Times New Roman" w:hAnsi="Times New Roman" w:cs="Times New Roman"/>
          <w:sz w:val="24"/>
          <w:szCs w:val="24"/>
        </w:rPr>
        <w:t xml:space="preserve">. Or, in Scenario 2, vessels make multiple hauls in a trip. The subsequent haul uses the last chosen </w:t>
      </w:r>
      <w:r w:rsidR="00DF5C37">
        <w:rPr>
          <w:rFonts w:ascii="Times New Roman" w:hAnsi="Times New Roman" w:cs="Times New Roman"/>
          <w:sz w:val="24"/>
          <w:szCs w:val="24"/>
        </w:rPr>
        <w:t>area</w:t>
      </w:r>
      <w:r w:rsidR="00C662E9">
        <w:rPr>
          <w:rFonts w:ascii="Times New Roman" w:hAnsi="Times New Roman" w:cs="Times New Roman"/>
          <w:sz w:val="24"/>
          <w:szCs w:val="24"/>
        </w:rPr>
        <w:t xml:space="preserve"> as the current </w:t>
      </w:r>
      <w:r w:rsidR="00DF5C37">
        <w:rPr>
          <w:rFonts w:ascii="Times New Roman" w:hAnsi="Times New Roman" w:cs="Times New Roman"/>
          <w:sz w:val="24"/>
          <w:szCs w:val="24"/>
        </w:rPr>
        <w:t>area</w:t>
      </w:r>
      <w:r w:rsidR="00C662E9">
        <w:rPr>
          <w:rFonts w:ascii="Times New Roman" w:hAnsi="Times New Roman" w:cs="Times New Roman"/>
          <w:sz w:val="24"/>
          <w:szCs w:val="24"/>
        </w:rPr>
        <w:t xml:space="preserve">. Then the vessel can choose to move to another </w:t>
      </w:r>
      <w:r w:rsidR="00DF5C37">
        <w:rPr>
          <w:rFonts w:ascii="Times New Roman" w:hAnsi="Times New Roman" w:cs="Times New Roman"/>
          <w:sz w:val="24"/>
          <w:szCs w:val="24"/>
        </w:rPr>
        <w:t>area</w:t>
      </w:r>
      <w:r w:rsidR="00C662E9">
        <w:rPr>
          <w:rFonts w:ascii="Times New Roman" w:hAnsi="Times New Roman" w:cs="Times New Roman"/>
          <w:sz w:val="24"/>
          <w:szCs w:val="24"/>
        </w:rPr>
        <w:t xml:space="preserve">, or stay at the current </w:t>
      </w:r>
      <w:r w:rsidR="00DF5C37">
        <w:rPr>
          <w:rFonts w:ascii="Times New Roman" w:hAnsi="Times New Roman" w:cs="Times New Roman"/>
          <w:sz w:val="24"/>
          <w:szCs w:val="24"/>
        </w:rPr>
        <w:t>area</w:t>
      </w:r>
      <w:r w:rsidR="00C662E9">
        <w:rPr>
          <w:rFonts w:ascii="Times New Roman" w:hAnsi="Times New Roman" w:cs="Times New Roman"/>
          <w:sz w:val="24"/>
          <w:szCs w:val="24"/>
        </w:rPr>
        <w:t xml:space="preserve">. </w:t>
      </w:r>
      <w:r w:rsidR="00086B8D">
        <w:rPr>
          <w:rFonts w:ascii="Times New Roman" w:hAnsi="Times New Roman" w:cs="Times New Roman"/>
          <w:sz w:val="24"/>
          <w:szCs w:val="24"/>
        </w:rPr>
        <w:t xml:space="preserve">Finally Column IV </w:t>
      </w:r>
      <w:r w:rsidR="00191841">
        <w:rPr>
          <w:rFonts w:ascii="Times New Roman" w:hAnsi="Times New Roman" w:cs="Times New Roman"/>
          <w:sz w:val="24"/>
          <w:szCs w:val="24"/>
        </w:rPr>
        <w:t>describes the spatial abundance pattern of the fishery stock.</w:t>
      </w:r>
    </w:p>
    <w:p w14:paraId="1E073ED7" w14:textId="77777777" w:rsidR="00F06616" w:rsidRDefault="00F06616" w:rsidP="00562036">
      <w:pPr>
        <w:pStyle w:val="NoSpacing"/>
        <w:rPr>
          <w:rFonts w:ascii="Times New Roman" w:hAnsi="Times New Roman" w:cs="Times New Roman"/>
          <w:sz w:val="24"/>
          <w:szCs w:val="24"/>
        </w:rPr>
      </w:pPr>
    </w:p>
    <w:p w14:paraId="68334B74" w14:textId="7026ECAA" w:rsidR="00223FCE" w:rsidRDefault="009156C9" w:rsidP="00562036">
      <w:pPr>
        <w:pStyle w:val="NoSpacing"/>
        <w:rPr>
          <w:ins w:id="194" w:author="Allen.Chen" w:date="2025-03-11T16:33:00Z"/>
          <w:rFonts w:ascii="Times New Roman" w:hAnsi="Times New Roman" w:cs="Times New Roman"/>
          <w:sz w:val="24"/>
          <w:szCs w:val="24"/>
        </w:rPr>
      </w:pPr>
      <w:r>
        <w:rPr>
          <w:rFonts w:ascii="Times New Roman" w:hAnsi="Times New Roman" w:cs="Times New Roman"/>
          <w:sz w:val="24"/>
          <w:szCs w:val="24"/>
        </w:rPr>
        <w:t>A</w:t>
      </w:r>
      <w:r w:rsidR="007A785B">
        <w:rPr>
          <w:rFonts w:ascii="Times New Roman" w:hAnsi="Times New Roman" w:cs="Times New Roman"/>
          <w:sz w:val="24"/>
          <w:szCs w:val="24"/>
        </w:rPr>
        <w:t>n</w:t>
      </w:r>
      <w:r w:rsidR="00562036">
        <w:rPr>
          <w:rFonts w:ascii="Times New Roman" w:hAnsi="Times New Roman" w:cs="Times New Roman"/>
          <w:sz w:val="24"/>
          <w:szCs w:val="24"/>
        </w:rPr>
        <w:t xml:space="preserve"> </w:t>
      </w:r>
      <w:r w:rsidR="009B7147">
        <w:rPr>
          <w:rFonts w:ascii="Times New Roman" w:hAnsi="Times New Roman" w:cs="Times New Roman"/>
          <w:sz w:val="24"/>
          <w:szCs w:val="24"/>
        </w:rPr>
        <w:t>area</w:t>
      </w:r>
      <w:r w:rsidR="00562036">
        <w:rPr>
          <w:rFonts w:ascii="Times New Roman" w:hAnsi="Times New Roman" w:cs="Times New Roman"/>
          <w:sz w:val="24"/>
          <w:szCs w:val="24"/>
        </w:rPr>
        <w:t xml:space="preserve">’s distance </w:t>
      </w:r>
      <w:r>
        <w:rPr>
          <w:rFonts w:ascii="Times New Roman" w:hAnsi="Times New Roman" w:cs="Times New Roman"/>
          <w:sz w:val="24"/>
          <w:szCs w:val="24"/>
        </w:rPr>
        <w:t xml:space="preserve">from the vessel </w:t>
      </w:r>
      <w:r w:rsidR="00562036">
        <w:rPr>
          <w:rFonts w:ascii="Times New Roman" w:hAnsi="Times New Roman" w:cs="Times New Roman"/>
          <w:sz w:val="24"/>
          <w:szCs w:val="24"/>
        </w:rPr>
        <w:t xml:space="preserve">can be important, depending on the relative abundance at </w:t>
      </w:r>
      <w:r w:rsidR="003E23D4">
        <w:rPr>
          <w:rFonts w:ascii="Times New Roman" w:hAnsi="Times New Roman" w:cs="Times New Roman"/>
          <w:sz w:val="24"/>
          <w:szCs w:val="24"/>
        </w:rPr>
        <w:t xml:space="preserve">more distant </w:t>
      </w:r>
      <w:r w:rsidR="009B7147">
        <w:rPr>
          <w:rFonts w:ascii="Times New Roman" w:hAnsi="Times New Roman" w:cs="Times New Roman"/>
          <w:sz w:val="24"/>
          <w:szCs w:val="24"/>
        </w:rPr>
        <w:t>area</w:t>
      </w:r>
      <w:r w:rsidR="00562036">
        <w:rPr>
          <w:rFonts w:ascii="Times New Roman" w:hAnsi="Times New Roman" w:cs="Times New Roman"/>
          <w:sz w:val="24"/>
          <w:szCs w:val="24"/>
        </w:rPr>
        <w:t xml:space="preserve">s as well as a fisher’s disutility for travel. By scaling these factors, we can </w:t>
      </w:r>
      <w:r w:rsidR="007C1D24">
        <w:rPr>
          <w:rFonts w:ascii="Times New Roman" w:hAnsi="Times New Roman" w:cs="Times New Roman"/>
          <w:sz w:val="24"/>
          <w:szCs w:val="24"/>
        </w:rPr>
        <w:t>control fisher spatial coverage which</w:t>
      </w:r>
      <w:r w:rsidR="00562036">
        <w:rPr>
          <w:rFonts w:ascii="Times New Roman" w:hAnsi="Times New Roman" w:cs="Times New Roman"/>
          <w:sz w:val="24"/>
          <w:szCs w:val="24"/>
        </w:rPr>
        <w:t xml:space="preserve"> then affects the variation in vessel types and trip types we </w:t>
      </w:r>
      <w:r w:rsidR="00562036">
        <w:rPr>
          <w:rFonts w:ascii="Times New Roman" w:hAnsi="Times New Roman" w:cs="Times New Roman"/>
          <w:sz w:val="24"/>
          <w:szCs w:val="24"/>
        </w:rPr>
        <w:lastRenderedPageBreak/>
        <w:t xml:space="preserve">see in our data, and correspondingly the efficacy of </w:t>
      </w:r>
      <w:del w:id="195" w:author="Allen.Chen" w:date="2025-03-06T18:43:00Z">
        <w:r w:rsidR="00562036" w:rsidDel="00C2427B">
          <w:rPr>
            <w:rFonts w:ascii="Times New Roman" w:hAnsi="Times New Roman" w:cs="Times New Roman"/>
            <w:sz w:val="24"/>
            <w:szCs w:val="24"/>
          </w:rPr>
          <w:delText xml:space="preserve">the </w:delText>
        </w:r>
      </w:del>
      <w:ins w:id="196" w:author="Allen.Chen" w:date="2025-03-06T18:43:00Z">
        <w:r w:rsidR="00C2427B">
          <w:rPr>
            <w:rFonts w:ascii="Times New Roman" w:hAnsi="Times New Roman" w:cs="Times New Roman"/>
            <w:sz w:val="24"/>
            <w:szCs w:val="24"/>
          </w:rPr>
          <w:t xml:space="preserve">a </w:t>
        </w:r>
      </w:ins>
      <w:r w:rsidR="00562036">
        <w:rPr>
          <w:rFonts w:ascii="Times New Roman" w:hAnsi="Times New Roman" w:cs="Times New Roman"/>
          <w:sz w:val="24"/>
          <w:szCs w:val="24"/>
        </w:rPr>
        <w:t>statistical correction</w:t>
      </w:r>
      <w:ins w:id="197" w:author="Allen.Chen" w:date="2025-03-06T18:43:00Z">
        <w:r w:rsidR="00C2427B">
          <w:rPr>
            <w:rFonts w:ascii="Times New Roman" w:hAnsi="Times New Roman" w:cs="Times New Roman"/>
            <w:sz w:val="24"/>
            <w:szCs w:val="24"/>
          </w:rPr>
          <w:t xml:space="preserve"> for selection bias in catch data</w:t>
        </w:r>
      </w:ins>
      <w:r w:rsidR="00562036">
        <w:rPr>
          <w:rFonts w:ascii="Times New Roman" w:hAnsi="Times New Roman" w:cs="Times New Roman"/>
          <w:sz w:val="24"/>
          <w:szCs w:val="24"/>
        </w:rPr>
        <w:t>.</w:t>
      </w:r>
      <w:r w:rsidR="00223FCE">
        <w:rPr>
          <w:rFonts w:ascii="Times New Roman" w:hAnsi="Times New Roman" w:cs="Times New Roman"/>
          <w:sz w:val="24"/>
          <w:szCs w:val="24"/>
        </w:rPr>
        <w:t xml:space="preserve"> We investigate what happens if there is good fisher coverage</w:t>
      </w:r>
      <w:r w:rsidR="007A5392">
        <w:rPr>
          <w:rFonts w:ascii="Times New Roman" w:hAnsi="Times New Roman" w:cs="Times New Roman"/>
          <w:sz w:val="24"/>
          <w:szCs w:val="24"/>
        </w:rPr>
        <w:t xml:space="preserve"> (Scenario 1)</w:t>
      </w:r>
      <w:r w:rsidR="00223FCE">
        <w:rPr>
          <w:rFonts w:ascii="Times New Roman" w:hAnsi="Times New Roman" w:cs="Times New Roman"/>
          <w:sz w:val="24"/>
          <w:szCs w:val="24"/>
        </w:rPr>
        <w:t xml:space="preserve">, if some </w:t>
      </w:r>
      <w:r w:rsidR="009B7147">
        <w:rPr>
          <w:rFonts w:ascii="Times New Roman" w:hAnsi="Times New Roman" w:cs="Times New Roman"/>
          <w:sz w:val="24"/>
          <w:szCs w:val="24"/>
        </w:rPr>
        <w:t>area</w:t>
      </w:r>
      <w:r w:rsidR="00223FCE">
        <w:rPr>
          <w:rFonts w:ascii="Times New Roman" w:hAnsi="Times New Roman" w:cs="Times New Roman"/>
          <w:sz w:val="24"/>
          <w:szCs w:val="24"/>
        </w:rPr>
        <w:t>s are not sampled by fishers</w:t>
      </w:r>
      <w:r w:rsidR="007A5392">
        <w:rPr>
          <w:rFonts w:ascii="Times New Roman" w:hAnsi="Times New Roman" w:cs="Times New Roman"/>
          <w:sz w:val="24"/>
          <w:szCs w:val="24"/>
        </w:rPr>
        <w:t xml:space="preserve"> (Scenarios 3 and 4)</w:t>
      </w:r>
      <w:r w:rsidR="00223FCE">
        <w:rPr>
          <w:rFonts w:ascii="Times New Roman" w:hAnsi="Times New Roman" w:cs="Times New Roman"/>
          <w:sz w:val="24"/>
          <w:szCs w:val="24"/>
        </w:rPr>
        <w:t xml:space="preserve">, and when the abundance at </w:t>
      </w:r>
      <w:r w:rsidR="009B7147">
        <w:rPr>
          <w:rFonts w:ascii="Times New Roman" w:hAnsi="Times New Roman" w:cs="Times New Roman"/>
          <w:sz w:val="24"/>
          <w:szCs w:val="24"/>
        </w:rPr>
        <w:t>area</w:t>
      </w:r>
      <w:r w:rsidR="00223FCE">
        <w:rPr>
          <w:rFonts w:ascii="Times New Roman" w:hAnsi="Times New Roman" w:cs="Times New Roman"/>
          <w:sz w:val="24"/>
          <w:szCs w:val="24"/>
        </w:rPr>
        <w:t>s follows different temporal patterns</w:t>
      </w:r>
      <w:r w:rsidR="007A5392">
        <w:rPr>
          <w:rFonts w:ascii="Times New Roman" w:hAnsi="Times New Roman" w:cs="Times New Roman"/>
          <w:sz w:val="24"/>
          <w:szCs w:val="24"/>
        </w:rPr>
        <w:t xml:space="preserve"> (Scenario 4).</w:t>
      </w:r>
    </w:p>
    <w:p w14:paraId="205225ED" w14:textId="77777777" w:rsidR="00635E0D" w:rsidRDefault="00635E0D" w:rsidP="00562036">
      <w:pPr>
        <w:pStyle w:val="NoSpacing"/>
        <w:rPr>
          <w:rFonts w:ascii="Times New Roman" w:hAnsi="Times New Roman" w:cs="Times New Roman"/>
          <w:sz w:val="24"/>
          <w:szCs w:val="24"/>
        </w:rPr>
      </w:pPr>
    </w:p>
    <w:p w14:paraId="738E5709" w14:textId="77777777" w:rsidR="00635E0D" w:rsidRDefault="00635E0D" w:rsidP="00562036">
      <w:pPr>
        <w:pStyle w:val="NoSpacing"/>
        <w:rPr>
          <w:ins w:id="198" w:author="Allen.Chen" w:date="2025-03-11T16:32:00Z"/>
          <w:rFonts w:ascii="Times New Roman" w:hAnsi="Times New Roman" w:cs="Times New Roman"/>
          <w:sz w:val="24"/>
          <w:szCs w:val="24"/>
        </w:rPr>
        <w:sectPr w:rsidR="00635E0D" w:rsidSect="003A6C64">
          <w:headerReference w:type="default" r:id="rId13"/>
          <w:footerReference w:type="default" r:id="rId14"/>
          <w:pgSz w:w="12240" w:h="15840"/>
          <w:pgMar w:top="1440" w:right="1440" w:bottom="1440" w:left="1440" w:header="720" w:footer="720" w:gutter="0"/>
          <w:lnNumType w:countBy="1" w:restart="continuous"/>
          <w:cols w:space="720"/>
          <w:docGrid w:linePitch="360"/>
        </w:sectPr>
      </w:pPr>
    </w:p>
    <w:p w14:paraId="040D4112" w14:textId="21F46246" w:rsidR="00635E0D" w:rsidRPr="00423AB6" w:rsidRDefault="00635E0D" w:rsidP="00635E0D">
      <w:pPr>
        <w:pStyle w:val="NoSpacing"/>
        <w:rPr>
          <w:ins w:id="199" w:author="Allen.Chen" w:date="2025-03-11T16:32:00Z"/>
          <w:rFonts w:ascii="Times New Roman" w:hAnsi="Times New Roman" w:cs="Times New Roman"/>
          <w:sz w:val="24"/>
          <w:szCs w:val="24"/>
        </w:rPr>
      </w:pPr>
      <w:ins w:id="200" w:author="Allen.Chen" w:date="2025-03-11T16:32:00Z">
        <w:r w:rsidRPr="003C5B07">
          <w:rPr>
            <w:rFonts w:ascii="Times New Roman" w:hAnsi="Times New Roman" w:cs="Times New Roman"/>
            <w:sz w:val="24"/>
            <w:szCs w:val="24"/>
          </w:rPr>
          <w:lastRenderedPageBreak/>
          <w:t xml:space="preserve">Table </w:t>
        </w:r>
        <w:r w:rsidRPr="003C5B07">
          <w:rPr>
            <w:rFonts w:ascii="Times New Roman" w:hAnsi="Times New Roman" w:cs="Times New Roman"/>
            <w:sz w:val="24"/>
            <w:szCs w:val="24"/>
          </w:rPr>
          <w:fldChar w:fldCharType="begin"/>
        </w:r>
        <w:r w:rsidRPr="003C5B07">
          <w:rPr>
            <w:rFonts w:ascii="Times New Roman" w:hAnsi="Times New Roman" w:cs="Times New Roman"/>
            <w:sz w:val="24"/>
            <w:szCs w:val="24"/>
          </w:rPr>
          <w:instrText xml:space="preserve"> SEQ Table \* ARABIC </w:instrText>
        </w:r>
        <w:r w:rsidRPr="003C5B07">
          <w:rPr>
            <w:rFonts w:ascii="Times New Roman" w:hAnsi="Times New Roman" w:cs="Times New Roman"/>
            <w:sz w:val="24"/>
            <w:szCs w:val="24"/>
          </w:rPr>
          <w:fldChar w:fldCharType="separate"/>
        </w:r>
      </w:ins>
      <w:ins w:id="201" w:author="Allen.Chen" w:date="2025-03-12T14:13:00Z">
        <w:r w:rsidR="00B3437D">
          <w:rPr>
            <w:rFonts w:ascii="Times New Roman" w:hAnsi="Times New Roman" w:cs="Times New Roman"/>
            <w:noProof/>
            <w:sz w:val="24"/>
            <w:szCs w:val="24"/>
          </w:rPr>
          <w:t>2</w:t>
        </w:r>
      </w:ins>
      <w:ins w:id="202" w:author="Allen.Chen" w:date="2025-03-11T16:32:00Z">
        <w:r w:rsidRPr="003C5B07">
          <w:rPr>
            <w:rFonts w:ascii="Times New Roman" w:hAnsi="Times New Roman" w:cs="Times New Roman"/>
            <w:sz w:val="24"/>
            <w:szCs w:val="24"/>
          </w:rPr>
          <w:fldChar w:fldCharType="end"/>
        </w:r>
        <w:r>
          <w:rPr>
            <w:rFonts w:ascii="Times New Roman" w:hAnsi="Times New Roman" w:cs="Times New Roman"/>
            <w:sz w:val="24"/>
            <w:szCs w:val="24"/>
          </w:rPr>
          <w:t>. Fisher behavior and spatial abundance scenarios, along with their hypothesis and justification.</w:t>
        </w:r>
        <w:commentRangeStart w:id="203"/>
        <w:r>
          <w:rPr>
            <w:rStyle w:val="FootnoteReference"/>
            <w:rFonts w:ascii="Times New Roman" w:hAnsi="Times New Roman" w:cs="Times New Roman"/>
            <w:sz w:val="24"/>
            <w:szCs w:val="24"/>
          </w:rPr>
          <w:footnoteReference w:id="8"/>
        </w:r>
        <w:commentRangeEnd w:id="203"/>
        <w:r>
          <w:rPr>
            <w:rStyle w:val="CommentReference"/>
            <w:rFonts w:ascii="Times New Roman" w:eastAsia="Times New Roman" w:hAnsi="Times New Roman" w:cs="Times New Roman"/>
          </w:rPr>
          <w:commentReference w:id="203"/>
        </w:r>
      </w:ins>
    </w:p>
    <w:tbl>
      <w:tblPr>
        <w:tblStyle w:val="PlainTable1"/>
        <w:tblW w:w="5000" w:type="pct"/>
        <w:tblLook w:val="04A0" w:firstRow="1" w:lastRow="0" w:firstColumn="1" w:lastColumn="0" w:noHBand="0" w:noVBand="1"/>
        <w:tblPrChange w:id="206" w:author="Allen.Chen" w:date="2025-03-11T16:35:00Z">
          <w:tblPr>
            <w:tblStyle w:val="PlainTable1"/>
            <w:tblW w:w="5000" w:type="pct"/>
            <w:tblLook w:val="04A0" w:firstRow="1" w:lastRow="0" w:firstColumn="1" w:lastColumn="0" w:noHBand="0" w:noVBand="1"/>
          </w:tblPr>
        </w:tblPrChange>
      </w:tblPr>
      <w:tblGrid>
        <w:gridCol w:w="1436"/>
        <w:gridCol w:w="4140"/>
        <w:gridCol w:w="5043"/>
        <w:gridCol w:w="2331"/>
        <w:tblGridChange w:id="207">
          <w:tblGrid>
            <w:gridCol w:w="1435"/>
            <w:gridCol w:w="4232"/>
            <w:gridCol w:w="4952"/>
            <w:gridCol w:w="2331"/>
          </w:tblGrid>
        </w:tblGridChange>
      </w:tblGrid>
      <w:tr w:rsidR="00635E0D" w14:paraId="3381C62C" w14:textId="77777777" w:rsidTr="00635E0D">
        <w:trPr>
          <w:cnfStyle w:val="100000000000" w:firstRow="1" w:lastRow="0" w:firstColumn="0" w:lastColumn="0" w:oddVBand="0" w:evenVBand="0" w:oddHBand="0" w:evenHBand="0" w:firstRowFirstColumn="0" w:firstRowLastColumn="0" w:lastRowFirstColumn="0" w:lastRowLastColumn="0"/>
          <w:ins w:id="208" w:author="Allen.Chen" w:date="2025-03-11T16:32:00Z"/>
        </w:trPr>
        <w:tc>
          <w:tcPr>
            <w:cnfStyle w:val="001000000000" w:firstRow="0" w:lastRow="0" w:firstColumn="1" w:lastColumn="0" w:oddVBand="0" w:evenVBand="0" w:oddHBand="0" w:evenHBand="0" w:firstRowFirstColumn="0" w:firstRowLastColumn="0" w:lastRowFirstColumn="0" w:lastRowLastColumn="0"/>
            <w:tcW w:w="554" w:type="pct"/>
            <w:tcPrChange w:id="209" w:author="Allen.Chen" w:date="2025-03-11T16:35:00Z">
              <w:tcPr>
                <w:tcW w:w="554" w:type="pct"/>
              </w:tcPr>
            </w:tcPrChange>
          </w:tcPr>
          <w:p w14:paraId="0B85FBC0" w14:textId="77777777" w:rsidR="00635E0D" w:rsidRPr="007A5392" w:rsidRDefault="00635E0D" w:rsidP="00140E21">
            <w:pPr>
              <w:pStyle w:val="NoSpacing"/>
              <w:cnfStyle w:val="101000000000" w:firstRow="1" w:lastRow="0" w:firstColumn="1" w:lastColumn="0" w:oddVBand="0" w:evenVBand="0" w:oddHBand="0" w:evenHBand="0" w:firstRowFirstColumn="0" w:firstRowLastColumn="0" w:lastRowFirstColumn="0" w:lastRowLastColumn="0"/>
              <w:rPr>
                <w:ins w:id="210" w:author="Allen.Chen" w:date="2025-03-11T16:32:00Z"/>
                <w:rFonts w:ascii="Times New Roman" w:hAnsi="Times New Roman" w:cs="Times New Roman"/>
                <w:sz w:val="24"/>
                <w:szCs w:val="24"/>
              </w:rPr>
            </w:pPr>
            <w:ins w:id="211" w:author="Allen.Chen" w:date="2025-03-11T16:32:00Z">
              <w:r w:rsidRPr="00B129AC">
                <w:rPr>
                  <w:rFonts w:ascii="Times New Roman" w:hAnsi="Times New Roman" w:cs="Times New Roman"/>
                  <w:bCs w:val="0"/>
                  <w:sz w:val="24"/>
                  <w:szCs w:val="24"/>
                </w:rPr>
                <w:t>I.</w:t>
              </w:r>
              <w:r w:rsidRPr="00B129AC">
                <w:rPr>
                  <w:rFonts w:ascii="Times New Roman" w:hAnsi="Times New Roman" w:cs="Times New Roman"/>
                  <w:sz w:val="24"/>
                  <w:szCs w:val="24"/>
                </w:rPr>
                <w:t xml:space="preserve"> Scenario name</w:t>
              </w:r>
            </w:ins>
          </w:p>
        </w:tc>
        <w:tc>
          <w:tcPr>
            <w:tcW w:w="1598" w:type="pct"/>
            <w:tcPrChange w:id="212" w:author="Allen.Chen" w:date="2025-03-11T16:35:00Z">
              <w:tcPr>
                <w:tcW w:w="1634" w:type="pct"/>
              </w:tcPr>
            </w:tcPrChange>
          </w:tcPr>
          <w:p w14:paraId="2E17AEAC" w14:textId="77777777" w:rsidR="00635E0D" w:rsidRPr="008C43BF" w:rsidRDefault="00635E0D" w:rsidP="00140E21">
            <w:pPr>
              <w:pStyle w:val="NoSpacing"/>
              <w:cnfStyle w:val="100000000000" w:firstRow="1" w:lastRow="0" w:firstColumn="0" w:lastColumn="0" w:oddVBand="0" w:evenVBand="0" w:oddHBand="0" w:evenHBand="0" w:firstRowFirstColumn="0" w:firstRowLastColumn="0" w:lastRowFirstColumn="0" w:lastRowLastColumn="0"/>
              <w:rPr>
                <w:ins w:id="213" w:author="Allen.Chen" w:date="2025-03-11T16:32:00Z"/>
                <w:rFonts w:ascii="Times New Roman" w:hAnsi="Times New Roman" w:cs="Times New Roman"/>
                <w:sz w:val="24"/>
                <w:szCs w:val="24"/>
              </w:rPr>
            </w:pPr>
            <w:ins w:id="214" w:author="Allen.Chen" w:date="2025-03-11T16:32:00Z">
              <w:r>
                <w:rPr>
                  <w:rFonts w:ascii="Times New Roman" w:hAnsi="Times New Roman" w:cs="Times New Roman"/>
                  <w:sz w:val="24"/>
                  <w:szCs w:val="24"/>
                </w:rPr>
                <w:t>II. Description and h</w:t>
              </w:r>
              <w:r w:rsidRPr="008C43BF">
                <w:rPr>
                  <w:rFonts w:ascii="Times New Roman" w:hAnsi="Times New Roman" w:cs="Times New Roman"/>
                  <w:sz w:val="24"/>
                  <w:szCs w:val="24"/>
                </w:rPr>
                <w:t>ypothesis</w:t>
              </w:r>
            </w:ins>
          </w:p>
        </w:tc>
        <w:tc>
          <w:tcPr>
            <w:tcW w:w="1947" w:type="pct"/>
            <w:tcPrChange w:id="215" w:author="Allen.Chen" w:date="2025-03-11T16:35:00Z">
              <w:tcPr>
                <w:tcW w:w="1912" w:type="pct"/>
              </w:tcPr>
            </w:tcPrChange>
          </w:tcPr>
          <w:p w14:paraId="5D94BF9E" w14:textId="77777777" w:rsidR="00635E0D" w:rsidRPr="008C43BF" w:rsidRDefault="00635E0D" w:rsidP="00140E21">
            <w:pPr>
              <w:pStyle w:val="NoSpacing"/>
              <w:cnfStyle w:val="100000000000" w:firstRow="1" w:lastRow="0" w:firstColumn="0" w:lastColumn="0" w:oddVBand="0" w:evenVBand="0" w:oddHBand="0" w:evenHBand="0" w:firstRowFirstColumn="0" w:firstRowLastColumn="0" w:lastRowFirstColumn="0" w:lastRowLastColumn="0"/>
              <w:rPr>
                <w:ins w:id="216" w:author="Allen.Chen" w:date="2025-03-11T16:32:00Z"/>
                <w:rFonts w:ascii="Times New Roman" w:hAnsi="Times New Roman" w:cs="Times New Roman"/>
                <w:sz w:val="24"/>
                <w:szCs w:val="24"/>
              </w:rPr>
            </w:pPr>
            <w:ins w:id="217" w:author="Allen.Chen" w:date="2025-03-11T16:32:00Z">
              <w:r>
                <w:rPr>
                  <w:rFonts w:ascii="Times New Roman" w:hAnsi="Times New Roman" w:cs="Times New Roman"/>
                  <w:sz w:val="24"/>
                  <w:szCs w:val="24"/>
                </w:rPr>
                <w:t xml:space="preserve">III. </w:t>
              </w:r>
              <w:r w:rsidRPr="008C43BF">
                <w:rPr>
                  <w:rFonts w:ascii="Times New Roman" w:hAnsi="Times New Roman" w:cs="Times New Roman"/>
                  <w:sz w:val="24"/>
                  <w:szCs w:val="24"/>
                </w:rPr>
                <w:t xml:space="preserve">Fisher </w:t>
              </w:r>
              <w:r>
                <w:rPr>
                  <w:rFonts w:ascii="Times New Roman" w:hAnsi="Times New Roman" w:cs="Times New Roman"/>
                  <w:sz w:val="24"/>
                  <w:szCs w:val="24"/>
                </w:rPr>
                <w:t xml:space="preserve">behavior and </w:t>
              </w:r>
              <w:r w:rsidRPr="008C43BF">
                <w:rPr>
                  <w:rFonts w:ascii="Times New Roman" w:hAnsi="Times New Roman" w:cs="Times New Roman"/>
                  <w:sz w:val="24"/>
                  <w:szCs w:val="24"/>
                </w:rPr>
                <w:t>coverage</w:t>
              </w:r>
            </w:ins>
          </w:p>
        </w:tc>
        <w:tc>
          <w:tcPr>
            <w:tcW w:w="900" w:type="pct"/>
            <w:tcPrChange w:id="218" w:author="Allen.Chen" w:date="2025-03-11T16:35:00Z">
              <w:tcPr>
                <w:tcW w:w="901" w:type="pct"/>
              </w:tcPr>
            </w:tcPrChange>
          </w:tcPr>
          <w:p w14:paraId="2E880703" w14:textId="77777777" w:rsidR="00635E0D" w:rsidRPr="00423AB6" w:rsidRDefault="00635E0D" w:rsidP="00140E21">
            <w:pPr>
              <w:pStyle w:val="NoSpacing"/>
              <w:cnfStyle w:val="100000000000" w:firstRow="1" w:lastRow="0" w:firstColumn="0" w:lastColumn="0" w:oddVBand="0" w:evenVBand="0" w:oddHBand="0" w:evenHBand="0" w:firstRowFirstColumn="0" w:firstRowLastColumn="0" w:lastRowFirstColumn="0" w:lastRowLastColumn="0"/>
              <w:rPr>
                <w:ins w:id="219" w:author="Allen.Chen" w:date="2025-03-11T16:32:00Z"/>
                <w:rFonts w:ascii="Times New Roman" w:hAnsi="Times New Roman" w:cs="Times New Roman"/>
                <w:sz w:val="24"/>
                <w:szCs w:val="24"/>
              </w:rPr>
            </w:pPr>
            <w:ins w:id="220" w:author="Allen.Chen" w:date="2025-03-11T16:32:00Z">
              <w:r>
                <w:rPr>
                  <w:rFonts w:ascii="Times New Roman" w:hAnsi="Times New Roman" w:cs="Times New Roman"/>
                  <w:sz w:val="24"/>
                  <w:szCs w:val="24"/>
                </w:rPr>
                <w:t xml:space="preserve">IV. </w:t>
              </w:r>
              <w:r w:rsidRPr="003C5B07">
                <w:rPr>
                  <w:rFonts w:ascii="Times New Roman" w:hAnsi="Times New Roman" w:cs="Times New Roman"/>
                  <w:sz w:val="24"/>
                  <w:szCs w:val="24"/>
                </w:rPr>
                <w:t>Spatial abundance</w:t>
              </w:r>
              <w:r>
                <w:rPr>
                  <w:rFonts w:ascii="Times New Roman" w:hAnsi="Times New Roman" w:cs="Times New Roman"/>
                  <w:sz w:val="24"/>
                  <w:szCs w:val="24"/>
                </w:rPr>
                <w:t xml:space="preserve"> of the stock</w:t>
              </w:r>
            </w:ins>
          </w:p>
        </w:tc>
      </w:tr>
      <w:tr w:rsidR="00635E0D" w14:paraId="3CB63F28" w14:textId="77777777" w:rsidTr="00635E0D">
        <w:trPr>
          <w:cnfStyle w:val="000000100000" w:firstRow="0" w:lastRow="0" w:firstColumn="0" w:lastColumn="0" w:oddVBand="0" w:evenVBand="0" w:oddHBand="1" w:evenHBand="0" w:firstRowFirstColumn="0" w:firstRowLastColumn="0" w:lastRowFirstColumn="0" w:lastRowLastColumn="0"/>
          <w:ins w:id="221" w:author="Allen.Chen" w:date="2025-03-11T16:32:00Z"/>
        </w:trPr>
        <w:tc>
          <w:tcPr>
            <w:cnfStyle w:val="001000000000" w:firstRow="0" w:lastRow="0" w:firstColumn="1" w:lastColumn="0" w:oddVBand="0" w:evenVBand="0" w:oddHBand="0" w:evenHBand="0" w:firstRowFirstColumn="0" w:firstRowLastColumn="0" w:lastRowFirstColumn="0" w:lastRowLastColumn="0"/>
            <w:tcW w:w="554" w:type="pct"/>
            <w:tcPrChange w:id="222" w:author="Allen.Chen" w:date="2025-03-11T16:35:00Z">
              <w:tcPr>
                <w:tcW w:w="554" w:type="pct"/>
              </w:tcPr>
            </w:tcPrChange>
          </w:tcPr>
          <w:p w14:paraId="149C55C9" w14:textId="77777777" w:rsidR="00635E0D" w:rsidRPr="00423AB6" w:rsidRDefault="00635E0D" w:rsidP="00140E21">
            <w:pPr>
              <w:pStyle w:val="NoSpacing"/>
              <w:cnfStyle w:val="001000100000" w:firstRow="0" w:lastRow="0" w:firstColumn="1" w:lastColumn="0" w:oddVBand="0" w:evenVBand="0" w:oddHBand="1" w:evenHBand="0" w:firstRowFirstColumn="0" w:firstRowLastColumn="0" w:lastRowFirstColumn="0" w:lastRowLastColumn="0"/>
              <w:rPr>
                <w:ins w:id="223" w:author="Allen.Chen" w:date="2025-03-11T16:32:00Z"/>
                <w:rFonts w:ascii="Times New Roman" w:hAnsi="Times New Roman" w:cs="Times New Roman"/>
                <w:sz w:val="24"/>
                <w:szCs w:val="24"/>
              </w:rPr>
            </w:pPr>
            <w:ins w:id="224" w:author="Allen.Chen" w:date="2025-03-11T16:32:00Z">
              <w:r w:rsidRPr="003C5B07">
                <w:rPr>
                  <w:rFonts w:ascii="Times New Roman" w:hAnsi="Times New Roman" w:cs="Times New Roman"/>
                  <w:sz w:val="24"/>
                  <w:szCs w:val="24"/>
                </w:rPr>
                <w:t>1: Baseline</w:t>
              </w:r>
            </w:ins>
          </w:p>
        </w:tc>
        <w:tc>
          <w:tcPr>
            <w:tcW w:w="1598" w:type="pct"/>
            <w:tcPrChange w:id="225" w:author="Allen.Chen" w:date="2025-03-11T16:35:00Z">
              <w:tcPr>
                <w:tcW w:w="1634" w:type="pct"/>
              </w:tcPr>
            </w:tcPrChange>
          </w:tcPr>
          <w:p w14:paraId="4C93C4A7" w14:textId="77777777" w:rsidR="00635E0D" w:rsidRDefault="00635E0D" w:rsidP="00140E21">
            <w:pPr>
              <w:pStyle w:val="NoSpacing"/>
              <w:cnfStyle w:val="000000100000" w:firstRow="0" w:lastRow="0" w:firstColumn="0" w:lastColumn="0" w:oddVBand="0" w:evenVBand="0" w:oddHBand="1" w:evenHBand="0" w:firstRowFirstColumn="0" w:firstRowLastColumn="0" w:lastRowFirstColumn="0" w:lastRowLastColumn="0"/>
              <w:rPr>
                <w:ins w:id="226" w:author="Allen.Chen" w:date="2025-03-11T16:32:00Z"/>
                <w:rFonts w:ascii="Times New Roman" w:hAnsi="Times New Roman" w:cs="Times New Roman"/>
                <w:sz w:val="24"/>
                <w:szCs w:val="24"/>
              </w:rPr>
            </w:pPr>
            <w:ins w:id="227" w:author="Allen.Chen" w:date="2025-03-11T16:32:00Z">
              <w:r>
                <w:rPr>
                  <w:rFonts w:ascii="Times New Roman" w:hAnsi="Times New Roman" w:cs="Times New Roman"/>
                  <w:sz w:val="24"/>
                  <w:szCs w:val="24"/>
                </w:rPr>
                <w:t>All areas are well-sampled, and fishers of different characteristics are well distributed across different starting areas. We hypothesize the corrected index completely purge the selection bias in observed catches.</w:t>
              </w:r>
            </w:ins>
          </w:p>
        </w:tc>
        <w:tc>
          <w:tcPr>
            <w:tcW w:w="1947" w:type="pct"/>
            <w:tcPrChange w:id="228" w:author="Allen.Chen" w:date="2025-03-11T16:35:00Z">
              <w:tcPr>
                <w:tcW w:w="1912" w:type="pct"/>
              </w:tcPr>
            </w:tcPrChange>
          </w:tcPr>
          <w:p w14:paraId="5BEC2331" w14:textId="77777777" w:rsidR="00635E0D" w:rsidRPr="0006053A" w:rsidRDefault="00635E0D" w:rsidP="00140E21">
            <w:pPr>
              <w:pStyle w:val="NoSpacing"/>
              <w:cnfStyle w:val="000000100000" w:firstRow="0" w:lastRow="0" w:firstColumn="0" w:lastColumn="0" w:oddVBand="0" w:evenVBand="0" w:oddHBand="1" w:evenHBand="0" w:firstRowFirstColumn="0" w:firstRowLastColumn="0" w:lastRowFirstColumn="0" w:lastRowLastColumn="0"/>
              <w:rPr>
                <w:ins w:id="229" w:author="Allen.Chen" w:date="2025-03-11T16:32:00Z"/>
                <w:rFonts w:ascii="Times New Roman" w:hAnsi="Times New Roman"/>
                <w:sz w:val="24"/>
              </w:rPr>
            </w:pPr>
            <w:ins w:id="230" w:author="Allen.Chen" w:date="2025-03-11T16:32:00Z">
              <w:r>
                <w:rPr>
                  <w:rFonts w:ascii="Times New Roman" w:hAnsi="Times New Roman" w:cs="Times New Roman"/>
                  <w:sz w:val="24"/>
                  <w:szCs w:val="24"/>
                </w:rPr>
                <w:t xml:space="preserve">There is an equal probability of starting in each area: vessels only make one haul from the starting area, choosing to stay or go to another area. </w:t>
              </w:r>
            </w:ins>
          </w:p>
        </w:tc>
        <w:tc>
          <w:tcPr>
            <w:tcW w:w="900" w:type="pct"/>
            <w:tcPrChange w:id="231" w:author="Allen.Chen" w:date="2025-03-11T16:35:00Z">
              <w:tcPr>
                <w:tcW w:w="901" w:type="pct"/>
              </w:tcPr>
            </w:tcPrChange>
          </w:tcPr>
          <w:p w14:paraId="0D0EF78E" w14:textId="77777777" w:rsidR="00635E0D" w:rsidRDefault="00635E0D" w:rsidP="00140E21">
            <w:pPr>
              <w:pStyle w:val="NoSpacing"/>
              <w:cnfStyle w:val="000000100000" w:firstRow="0" w:lastRow="0" w:firstColumn="0" w:lastColumn="0" w:oddVBand="0" w:evenVBand="0" w:oddHBand="1" w:evenHBand="0" w:firstRowFirstColumn="0" w:firstRowLastColumn="0" w:lastRowFirstColumn="0" w:lastRowLastColumn="0"/>
              <w:rPr>
                <w:ins w:id="232" w:author="Allen.Chen" w:date="2025-03-11T16:32:00Z"/>
                <w:rFonts w:ascii="Times New Roman" w:eastAsiaTheme="minorEastAsia" w:hAnsi="Times New Roman" w:cs="Times New Roman"/>
                <w:sz w:val="24"/>
                <w:szCs w:val="24"/>
              </w:rPr>
            </w:pPr>
            <w:ins w:id="233" w:author="Allen.Chen" w:date="2025-03-11T16:32:00Z">
              <w:r>
                <w:rPr>
                  <w:rFonts w:ascii="Times New Roman" w:eastAsiaTheme="minorEastAsia" w:hAnsi="Times New Roman" w:cs="Times New Roman"/>
                  <w:sz w:val="24"/>
                  <w:szCs w:val="24"/>
                </w:rPr>
                <w:t xml:space="preserve">Relative abundance is fixed per area and constant over time: </w:t>
              </w:r>
            </w:ins>
          </w:p>
          <w:p w14:paraId="123BB384" w14:textId="77777777" w:rsidR="00635E0D" w:rsidRPr="003C5B07" w:rsidRDefault="00B935FD" w:rsidP="00140E21">
            <w:pPr>
              <w:pStyle w:val="NoSpacing"/>
              <w:cnfStyle w:val="000000100000" w:firstRow="0" w:lastRow="0" w:firstColumn="0" w:lastColumn="0" w:oddVBand="0" w:evenVBand="0" w:oddHBand="1" w:evenHBand="0" w:firstRowFirstColumn="0" w:firstRowLastColumn="0" w:lastRowFirstColumn="0" w:lastRowLastColumn="0"/>
              <w:rPr>
                <w:ins w:id="234" w:author="Allen.Chen" w:date="2025-03-11T16:32:00Z"/>
                <w:rFonts w:ascii="Times New Roman" w:eastAsiaTheme="minorEastAsia" w:hAnsi="Times New Roman" w:cs="Times New Roman"/>
                <w:sz w:val="24"/>
                <w:szCs w:val="24"/>
              </w:rPr>
            </w:pPr>
            <m:oMathPara>
              <m:oMath>
                <m:acc>
                  <m:accPr>
                    <m:chr m:val="⃗"/>
                    <m:ctrlPr>
                      <w:ins w:id="235" w:author="Allen.Chen" w:date="2025-03-11T16:32:00Z">
                        <w:rPr>
                          <w:rFonts w:ascii="Cambria Math" w:eastAsiaTheme="minorEastAsia" w:hAnsi="Cambria Math" w:cs="Times New Roman"/>
                          <w:b/>
                          <w:i/>
                          <w:sz w:val="24"/>
                          <w:szCs w:val="24"/>
                        </w:rPr>
                      </w:ins>
                    </m:ctrlPr>
                  </m:accPr>
                  <m:e>
                    <m:r>
                      <w:ins w:id="236" w:author="Allen.Chen" w:date="2025-03-11T16:32:00Z">
                        <m:rPr>
                          <m:sty m:val="bi"/>
                        </m:rPr>
                        <w:rPr>
                          <w:rFonts w:ascii="Cambria Math" w:eastAsiaTheme="minorEastAsia" w:hAnsi="Cambria Math" w:cs="Times New Roman"/>
                          <w:sz w:val="24"/>
                          <w:szCs w:val="24"/>
                        </w:rPr>
                        <m:t>β</m:t>
                      </w:ins>
                    </m:r>
                  </m:e>
                </m:acc>
                <m:r>
                  <w:ins w:id="237" w:author="Allen.Chen" w:date="2025-03-11T16:32:00Z">
                    <w:rPr>
                      <w:rFonts w:ascii="Cambria Math" w:eastAsiaTheme="minorEastAsia" w:hAnsi="Cambria Math" w:cs="Times New Roman"/>
                      <w:sz w:val="24"/>
                      <w:szCs w:val="24"/>
                    </w:rPr>
                    <m:t>=seq</m:t>
                  </w:ins>
                </m:r>
                <m:d>
                  <m:dPr>
                    <m:ctrlPr>
                      <w:ins w:id="238" w:author="Allen.Chen" w:date="2025-03-11T16:32:00Z">
                        <w:rPr>
                          <w:rFonts w:ascii="Cambria Math" w:eastAsiaTheme="minorEastAsia" w:hAnsi="Cambria Math" w:cs="Times New Roman"/>
                          <w:i/>
                          <w:sz w:val="24"/>
                          <w:szCs w:val="24"/>
                        </w:rPr>
                      </w:ins>
                    </m:ctrlPr>
                  </m:dPr>
                  <m:e>
                    <m:eqArr>
                      <m:eqArrPr>
                        <m:ctrlPr>
                          <w:ins w:id="239" w:author="Allen.Chen" w:date="2025-03-11T16:32:00Z">
                            <w:rPr>
                              <w:rFonts w:ascii="Cambria Math" w:eastAsiaTheme="minorEastAsia" w:hAnsi="Cambria Math" w:cs="Times New Roman"/>
                              <w:i/>
                              <w:sz w:val="24"/>
                              <w:szCs w:val="24"/>
                            </w:rPr>
                          </w:ins>
                        </m:ctrlPr>
                      </m:eqArrPr>
                      <m:e>
                        <m:r>
                          <w:ins w:id="240" w:author="Allen.Chen" w:date="2025-03-11T16:32:00Z">
                            <w:rPr>
                              <w:rFonts w:ascii="Cambria Math" w:eastAsiaTheme="minorEastAsia" w:hAnsi="Cambria Math" w:cs="Times New Roman"/>
                              <w:sz w:val="24"/>
                              <w:szCs w:val="24"/>
                            </w:rPr>
                            <m:t xml:space="preserve">0.7, 1.5, </m:t>
                          </w:ins>
                        </m:r>
                      </m:e>
                      <m:e>
                        <m:r>
                          <w:ins w:id="241" w:author="Allen.Chen" w:date="2025-03-11T16:32:00Z">
                            <w:rPr>
                              <w:rFonts w:ascii="Cambria Math" w:eastAsiaTheme="minorEastAsia" w:hAnsi="Cambria Math" w:cs="Times New Roman"/>
                              <w:sz w:val="24"/>
                              <w:szCs w:val="24"/>
                            </w:rPr>
                            <m:t>by=0.1</m:t>
                          </w:ins>
                        </m:r>
                      </m:e>
                    </m:eqArr>
                  </m:e>
                </m:d>
                <m:r>
                  <w:ins w:id="242" w:author="Allen.Chen" w:date="2025-03-11T16:32:00Z">
                    <w:rPr>
                      <w:rFonts w:ascii="Cambria Math" w:hAnsi="Cambria Math" w:cs="Times New Roman"/>
                      <w:sz w:val="24"/>
                      <w:szCs w:val="24"/>
                    </w:rPr>
                    <m:t xml:space="preserve"> </m:t>
                  </w:ins>
                </m:r>
              </m:oMath>
            </m:oMathPara>
          </w:p>
          <w:p w14:paraId="176299E2" w14:textId="77777777" w:rsidR="00635E0D" w:rsidRPr="003C5B07" w:rsidRDefault="00635E0D" w:rsidP="00140E21">
            <w:pPr>
              <w:pStyle w:val="NoSpacing"/>
              <w:cnfStyle w:val="000000100000" w:firstRow="0" w:lastRow="0" w:firstColumn="0" w:lastColumn="0" w:oddVBand="0" w:evenVBand="0" w:oddHBand="1" w:evenHBand="0" w:firstRowFirstColumn="0" w:firstRowLastColumn="0" w:lastRowFirstColumn="0" w:lastRowLastColumn="0"/>
              <w:rPr>
                <w:ins w:id="243" w:author="Allen.Chen" w:date="2025-03-11T16:32:00Z"/>
                <w:rFonts w:ascii="Times New Roman" w:hAnsi="Times New Roman" w:cs="Times New Roman"/>
                <w:i/>
                <w:sz w:val="24"/>
                <w:szCs w:val="24"/>
              </w:rPr>
            </w:pPr>
            <m:oMath>
              <m:r>
                <w:ins w:id="244" w:author="Allen.Chen" w:date="2025-03-11T16:32:00Z">
                  <w:rPr>
                    <w:rFonts w:ascii="Cambria Math" w:hAnsi="Cambria Math" w:cs="Times New Roman"/>
                    <w:sz w:val="24"/>
                    <w:szCs w:val="24"/>
                  </w:rPr>
                  <m:t>∀ y</m:t>
                </w:ins>
              </m:r>
            </m:oMath>
            <w:ins w:id="245" w:author="Allen.Chen" w:date="2025-03-11T16:32:00Z">
              <w:r>
                <w:rPr>
                  <w:rFonts w:ascii="Times New Roman" w:hAnsi="Times New Roman" w:cs="Times New Roman"/>
                  <w:i/>
                  <w:sz w:val="24"/>
                  <w:szCs w:val="24"/>
                </w:rPr>
                <w:t>.</w:t>
              </w:r>
            </w:ins>
          </w:p>
        </w:tc>
      </w:tr>
      <w:tr w:rsidR="00635E0D" w14:paraId="65F01555" w14:textId="77777777" w:rsidTr="00635E0D">
        <w:trPr>
          <w:ins w:id="246" w:author="Allen.Chen" w:date="2025-03-11T16:32:00Z"/>
        </w:trPr>
        <w:tc>
          <w:tcPr>
            <w:cnfStyle w:val="001000000000" w:firstRow="0" w:lastRow="0" w:firstColumn="1" w:lastColumn="0" w:oddVBand="0" w:evenVBand="0" w:oddHBand="0" w:evenHBand="0" w:firstRowFirstColumn="0" w:firstRowLastColumn="0" w:lastRowFirstColumn="0" w:lastRowLastColumn="0"/>
            <w:tcW w:w="554" w:type="pct"/>
            <w:tcPrChange w:id="247" w:author="Allen.Chen" w:date="2025-03-11T16:35:00Z">
              <w:tcPr>
                <w:tcW w:w="554" w:type="pct"/>
              </w:tcPr>
            </w:tcPrChange>
          </w:tcPr>
          <w:p w14:paraId="36A1A305" w14:textId="77777777" w:rsidR="00635E0D" w:rsidRPr="00423AB6" w:rsidRDefault="00635E0D" w:rsidP="00140E21">
            <w:pPr>
              <w:pStyle w:val="NoSpacing"/>
              <w:rPr>
                <w:ins w:id="248" w:author="Allen.Chen" w:date="2025-03-11T16:32:00Z"/>
                <w:rFonts w:ascii="Times New Roman" w:hAnsi="Times New Roman" w:cs="Times New Roman"/>
                <w:sz w:val="24"/>
                <w:szCs w:val="24"/>
              </w:rPr>
            </w:pPr>
            <w:ins w:id="249" w:author="Allen.Chen" w:date="2025-03-11T16:32:00Z">
              <w:r w:rsidRPr="003C5B07">
                <w:rPr>
                  <w:rFonts w:ascii="Times New Roman" w:hAnsi="Times New Roman" w:cs="Times New Roman"/>
                  <w:sz w:val="24"/>
                  <w:szCs w:val="24"/>
                </w:rPr>
                <w:t>2: Partial fisher coverage (PFC)</w:t>
              </w:r>
            </w:ins>
          </w:p>
        </w:tc>
        <w:tc>
          <w:tcPr>
            <w:tcW w:w="1598" w:type="pct"/>
            <w:tcPrChange w:id="250" w:author="Allen.Chen" w:date="2025-03-11T16:35:00Z">
              <w:tcPr>
                <w:tcW w:w="1634" w:type="pct"/>
              </w:tcPr>
            </w:tcPrChange>
          </w:tcPr>
          <w:p w14:paraId="71F7C736" w14:textId="23D7BC85" w:rsidR="00635E0D" w:rsidRDefault="00635E0D" w:rsidP="00281DE9">
            <w:pPr>
              <w:pStyle w:val="NoSpacing"/>
              <w:cnfStyle w:val="000000000000" w:firstRow="0" w:lastRow="0" w:firstColumn="0" w:lastColumn="0" w:oddVBand="0" w:evenVBand="0" w:oddHBand="0" w:evenHBand="0" w:firstRowFirstColumn="0" w:firstRowLastColumn="0" w:lastRowFirstColumn="0" w:lastRowLastColumn="0"/>
              <w:rPr>
                <w:ins w:id="251" w:author="Allen.Chen" w:date="2025-03-11T16:32:00Z"/>
                <w:rFonts w:ascii="Times New Roman" w:hAnsi="Times New Roman" w:cs="Times New Roman"/>
                <w:sz w:val="24"/>
                <w:szCs w:val="24"/>
              </w:rPr>
            </w:pPr>
            <w:ins w:id="252" w:author="Allen.Chen" w:date="2025-03-11T16:32:00Z">
              <w:r>
                <w:rPr>
                  <w:rFonts w:ascii="Times New Roman" w:hAnsi="Times New Roman" w:cs="Times New Roman"/>
                  <w:sz w:val="24"/>
                  <w:szCs w:val="24"/>
                </w:rPr>
                <w:t>Fishers always start in Area 1 corresponding to the port, but are allowed to make multiple hauls in a trip. Some areas may not be well sampled or omitted entirely, and not all vessels visit all areas. We hypothesize accuracy of the corrected index may vary year by year.</w:t>
              </w:r>
            </w:ins>
          </w:p>
        </w:tc>
        <w:tc>
          <w:tcPr>
            <w:tcW w:w="1947" w:type="pct"/>
            <w:tcPrChange w:id="253" w:author="Allen.Chen" w:date="2025-03-11T16:35:00Z">
              <w:tcPr>
                <w:tcW w:w="1912" w:type="pct"/>
              </w:tcPr>
            </w:tcPrChange>
          </w:tcPr>
          <w:p w14:paraId="49A25EFF" w14:textId="1ECD6DCA" w:rsidR="00635E0D" w:rsidRPr="00136910" w:rsidRDefault="00635E0D" w:rsidP="00281DE9">
            <w:pPr>
              <w:pStyle w:val="NoSpacing"/>
              <w:cnfStyle w:val="000000000000" w:firstRow="0" w:lastRow="0" w:firstColumn="0" w:lastColumn="0" w:oddVBand="0" w:evenVBand="0" w:oddHBand="0" w:evenHBand="0" w:firstRowFirstColumn="0" w:firstRowLastColumn="0" w:lastRowFirstColumn="0" w:lastRowLastColumn="0"/>
              <w:rPr>
                <w:ins w:id="254" w:author="Allen.Chen" w:date="2025-03-11T16:32:00Z"/>
                <w:rFonts w:ascii="Times New Roman" w:hAnsi="Times New Roman" w:cs="Times New Roman"/>
                <w:sz w:val="24"/>
                <w:szCs w:val="24"/>
              </w:rPr>
            </w:pPr>
            <w:ins w:id="255" w:author="Allen.Chen" w:date="2025-03-11T16:32:00Z">
              <w:r>
                <w:rPr>
                  <w:rFonts w:ascii="Times New Roman" w:hAnsi="Times New Roman" w:cs="Times New Roman"/>
                  <w:sz w:val="24"/>
                  <w:szCs w:val="24"/>
                </w:rPr>
                <w:t xml:space="preserve">Vessels always start at </w:t>
              </w:r>
              <w:r>
                <w:rPr>
                  <w:rFonts w:ascii="Times New Roman" w:hAnsi="Times New Roman" w:cs="Times New Roman"/>
                  <w:i/>
                  <w:sz w:val="24"/>
                  <w:szCs w:val="24"/>
                </w:rPr>
                <w:t>j=1</w:t>
              </w:r>
              <w:r>
                <w:rPr>
                  <w:rFonts w:ascii="Times New Roman" w:hAnsi="Times New Roman" w:cs="Times New Roman"/>
                  <w:sz w:val="24"/>
                  <w:szCs w:val="24"/>
                </w:rPr>
                <w:t xml:space="preserve">. Then, they make a haul as in the baseline scenario, and continue recursively making hauls with the starting area as the last fished area. The probability of continuing fishing decreases with each subsequent haul, where fishing is continued until a random </w:t>
              </w:r>
              <w:proofErr w:type="gramStart"/>
              <w:r>
                <w:rPr>
                  <w:rFonts w:ascii="Times New Roman" w:hAnsi="Times New Roman" w:cs="Times New Roman"/>
                  <w:sz w:val="24"/>
                  <w:szCs w:val="24"/>
                </w:rPr>
                <w:t xml:space="preserve">draw </w:t>
              </w:r>
              <w:proofErr w:type="gramEnd"/>
              <m:oMath>
                <m:r>
                  <w:rPr>
                    <w:rFonts w:ascii="Cambria Math" w:hAnsi="Cambria Math" w:cs="Times New Roman"/>
                    <w:sz w:val="24"/>
                    <w:szCs w:val="24"/>
                  </w:rPr>
                  <m:t>pois</m:t>
                </m:r>
                <m:d>
                  <m:dPr>
                    <m:ctrlPr>
                      <w:rPr>
                        <w:rFonts w:ascii="Cambria Math" w:hAnsi="Cambria Math" w:cs="Times New Roman"/>
                        <w:i/>
                        <w:sz w:val="24"/>
                        <w:szCs w:val="24"/>
                      </w:rPr>
                    </m:ctrlPr>
                  </m:dPr>
                  <m:e>
                    <m:r>
                      <w:rPr>
                        <w:rFonts w:ascii="Cambria Math" w:hAnsi="Cambria Math" w:cs="Times New Roman"/>
                        <w:sz w:val="24"/>
                        <w:szCs w:val="24"/>
                      </w:rPr>
                      <m:t>λ</m:t>
                    </m:r>
                  </m:e>
                </m:d>
                <m:r>
                  <w:rPr>
                    <w:rFonts w:ascii="Cambria Math" w:hAnsi="Cambria Math" w:cs="Times New Roman"/>
                    <w:sz w:val="24"/>
                    <w:szCs w:val="24"/>
                  </w:rPr>
                  <m:t>≥h</m:t>
                </m:r>
              </m:oMath>
              <w:r>
                <w:rPr>
                  <w:rFonts w:ascii="Times New Roman" w:eastAsiaTheme="minorEastAsia" w:hAnsi="Times New Roman" w:cs="Times New Roman"/>
                  <w:sz w:val="24"/>
                  <w:szCs w:val="24"/>
                </w:rPr>
                <w:t xml:space="preserve">, where </w:t>
              </w:r>
              <m:oMath>
                <m:r>
                  <w:rPr>
                    <w:rFonts w:ascii="Cambria Math" w:hAnsi="Cambria Math" w:cs="Times New Roman"/>
                    <w:sz w:val="24"/>
                    <w:szCs w:val="24"/>
                  </w:rPr>
                  <m:t>λ</m:t>
                </m:r>
              </m:oMath>
              <w:r>
                <w:rPr>
                  <w:rFonts w:ascii="Times New Roman" w:eastAsiaTheme="minorEastAsia" w:hAnsi="Times New Roman" w:cs="Times New Roman"/>
                  <w:sz w:val="24"/>
                  <w:szCs w:val="24"/>
                </w:rPr>
                <w:t xml:space="preserve"> is the cumulative number of hauls number and </w:t>
              </w:r>
              <m:oMath>
                <m:r>
                  <w:rPr>
                    <w:rFonts w:ascii="Cambria Math" w:hAnsi="Cambria Math" w:cs="Times New Roman"/>
                    <w:sz w:val="24"/>
                    <w:szCs w:val="24"/>
                  </w:rPr>
                  <m:t>h=10</m:t>
                </m:r>
              </m:oMath>
              <w:r>
                <w:rPr>
                  <w:rFonts w:ascii="Times New Roman" w:eastAsiaTheme="minorEastAsia" w:hAnsi="Times New Roman" w:cs="Times New Roman"/>
                  <w:sz w:val="24"/>
                  <w:szCs w:val="24"/>
                </w:rPr>
                <w:t xml:space="preserve"> </w:t>
              </w:r>
            </w:ins>
            <w:ins w:id="256" w:author="Allen.Chen" w:date="2025-03-11T16:35:00Z">
              <w:r>
                <w:rPr>
                  <w:rFonts w:ascii="Times New Roman" w:eastAsiaTheme="minorEastAsia" w:hAnsi="Times New Roman" w:cs="Times New Roman"/>
                  <w:sz w:val="24"/>
                  <w:szCs w:val="24"/>
                </w:rPr>
                <w:t>approximating the</w:t>
              </w:r>
            </w:ins>
            <w:ins w:id="257" w:author="Allen.Chen" w:date="2025-03-11T16:32:00Z">
              <w:r>
                <w:rPr>
                  <w:rFonts w:ascii="Times New Roman" w:eastAsiaTheme="minorEastAsia" w:hAnsi="Times New Roman" w:cs="Times New Roman"/>
                  <w:sz w:val="24"/>
                  <w:szCs w:val="24"/>
                </w:rPr>
                <w:t xml:space="preserve"> average number of hauls in a trip.</w:t>
              </w:r>
            </w:ins>
          </w:p>
        </w:tc>
        <w:tc>
          <w:tcPr>
            <w:tcW w:w="900" w:type="pct"/>
            <w:tcPrChange w:id="258" w:author="Allen.Chen" w:date="2025-03-11T16:35:00Z">
              <w:tcPr>
                <w:tcW w:w="901" w:type="pct"/>
              </w:tcPr>
            </w:tcPrChange>
          </w:tcPr>
          <w:p w14:paraId="75234A8E" w14:textId="77777777" w:rsidR="00635E0D" w:rsidRPr="00423AB6" w:rsidRDefault="00635E0D" w:rsidP="00140E21">
            <w:pPr>
              <w:pStyle w:val="NoSpacing"/>
              <w:cnfStyle w:val="000000000000" w:firstRow="0" w:lastRow="0" w:firstColumn="0" w:lastColumn="0" w:oddVBand="0" w:evenVBand="0" w:oddHBand="0" w:evenHBand="0" w:firstRowFirstColumn="0" w:firstRowLastColumn="0" w:lastRowFirstColumn="0" w:lastRowLastColumn="0"/>
              <w:rPr>
                <w:ins w:id="259" w:author="Allen.Chen" w:date="2025-03-11T16:32:00Z"/>
                <w:rFonts w:ascii="Times New Roman" w:hAnsi="Times New Roman" w:cs="Times New Roman"/>
                <w:sz w:val="24"/>
                <w:szCs w:val="24"/>
              </w:rPr>
            </w:pPr>
            <w:ins w:id="260" w:author="Allen.Chen" w:date="2025-03-11T16:32:00Z">
              <w:r>
                <w:rPr>
                  <w:rFonts w:ascii="Times New Roman" w:eastAsiaTheme="minorEastAsia" w:hAnsi="Times New Roman" w:cs="Times New Roman"/>
                  <w:sz w:val="24"/>
                  <w:szCs w:val="24"/>
                </w:rPr>
                <w:t xml:space="preserve">Same parameterization as </w:t>
              </w:r>
              <w:r w:rsidRPr="00DF4020">
                <w:rPr>
                  <w:rFonts w:ascii="Times New Roman" w:eastAsiaTheme="minorEastAsia" w:hAnsi="Times New Roman" w:cs="Times New Roman"/>
                  <w:b/>
                  <w:sz w:val="24"/>
                  <w:szCs w:val="24"/>
                </w:rPr>
                <w:t>1: Baseline</w:t>
              </w:r>
              <w:r w:rsidRPr="00DF4020">
                <w:rPr>
                  <w:rFonts w:ascii="Times New Roman" w:eastAsiaTheme="minorEastAsia" w:hAnsi="Times New Roman" w:cs="Times New Roman"/>
                  <w:sz w:val="24"/>
                  <w:szCs w:val="24"/>
                </w:rPr>
                <w:t>.</w:t>
              </w:r>
            </w:ins>
          </w:p>
        </w:tc>
      </w:tr>
      <w:tr w:rsidR="00635E0D" w14:paraId="3FD8D8B2" w14:textId="77777777" w:rsidTr="00635E0D">
        <w:trPr>
          <w:cnfStyle w:val="000000100000" w:firstRow="0" w:lastRow="0" w:firstColumn="0" w:lastColumn="0" w:oddVBand="0" w:evenVBand="0" w:oddHBand="1" w:evenHBand="0" w:firstRowFirstColumn="0" w:firstRowLastColumn="0" w:lastRowFirstColumn="0" w:lastRowLastColumn="0"/>
          <w:ins w:id="261" w:author="Allen.Chen" w:date="2025-03-11T16:32:00Z"/>
        </w:trPr>
        <w:tc>
          <w:tcPr>
            <w:cnfStyle w:val="001000000000" w:firstRow="0" w:lastRow="0" w:firstColumn="1" w:lastColumn="0" w:oddVBand="0" w:evenVBand="0" w:oddHBand="0" w:evenHBand="0" w:firstRowFirstColumn="0" w:firstRowLastColumn="0" w:lastRowFirstColumn="0" w:lastRowLastColumn="0"/>
            <w:tcW w:w="554" w:type="pct"/>
            <w:tcPrChange w:id="262" w:author="Allen.Chen" w:date="2025-03-11T16:35:00Z">
              <w:tcPr>
                <w:tcW w:w="554" w:type="pct"/>
              </w:tcPr>
            </w:tcPrChange>
          </w:tcPr>
          <w:p w14:paraId="466F3F83" w14:textId="77777777" w:rsidR="00635E0D" w:rsidRPr="00423AB6" w:rsidRDefault="00635E0D" w:rsidP="00140E21">
            <w:pPr>
              <w:pStyle w:val="NoSpacing"/>
              <w:cnfStyle w:val="001000100000" w:firstRow="0" w:lastRow="0" w:firstColumn="1" w:lastColumn="0" w:oddVBand="0" w:evenVBand="0" w:oddHBand="1" w:evenHBand="0" w:firstRowFirstColumn="0" w:firstRowLastColumn="0" w:lastRowFirstColumn="0" w:lastRowLastColumn="0"/>
              <w:rPr>
                <w:ins w:id="263" w:author="Allen.Chen" w:date="2025-03-11T16:32:00Z"/>
                <w:rFonts w:ascii="Times New Roman" w:hAnsi="Times New Roman" w:cs="Times New Roman"/>
                <w:sz w:val="24"/>
                <w:szCs w:val="24"/>
              </w:rPr>
            </w:pPr>
            <w:ins w:id="264" w:author="Allen.Chen" w:date="2025-03-11T16:32:00Z">
              <w:r w:rsidRPr="003C5B07">
                <w:rPr>
                  <w:rFonts w:ascii="Times New Roman" w:hAnsi="Times New Roman" w:cs="Times New Roman"/>
                  <w:sz w:val="24"/>
                  <w:szCs w:val="24"/>
                </w:rPr>
                <w:t xml:space="preserve">3: PFC, random spatial abundance </w:t>
              </w:r>
            </w:ins>
          </w:p>
        </w:tc>
        <w:tc>
          <w:tcPr>
            <w:tcW w:w="1598" w:type="pct"/>
            <w:tcPrChange w:id="265" w:author="Allen.Chen" w:date="2025-03-11T16:35:00Z">
              <w:tcPr>
                <w:tcW w:w="1634" w:type="pct"/>
              </w:tcPr>
            </w:tcPrChange>
          </w:tcPr>
          <w:p w14:paraId="34E45211" w14:textId="77777777" w:rsidR="00635E0D" w:rsidRDefault="00635E0D" w:rsidP="00140E21">
            <w:pPr>
              <w:pStyle w:val="NoSpacing"/>
              <w:cnfStyle w:val="000000100000" w:firstRow="0" w:lastRow="0" w:firstColumn="0" w:lastColumn="0" w:oddVBand="0" w:evenVBand="0" w:oddHBand="1" w:evenHBand="0" w:firstRowFirstColumn="0" w:firstRowLastColumn="0" w:lastRowFirstColumn="0" w:lastRowLastColumn="0"/>
              <w:rPr>
                <w:ins w:id="266" w:author="Allen.Chen" w:date="2025-03-11T16:32:00Z"/>
                <w:rFonts w:ascii="Times New Roman" w:hAnsi="Times New Roman" w:cs="Times New Roman"/>
                <w:sz w:val="24"/>
                <w:szCs w:val="24"/>
              </w:rPr>
            </w:pPr>
            <w:ins w:id="267" w:author="Allen.Chen" w:date="2025-03-11T16:32:00Z">
              <w:r>
                <w:rPr>
                  <w:rFonts w:ascii="Times New Roman" w:hAnsi="Times New Roman" w:cs="Times New Roman"/>
                  <w:sz w:val="24"/>
                  <w:szCs w:val="24"/>
                </w:rPr>
                <w:t>The spatial distribution of abundance changes from year to year. However, we hypothesize the corrected index may still perform well on average if sampling is not consistently skewed to areas with larger or smaller catches.</w:t>
              </w:r>
            </w:ins>
          </w:p>
        </w:tc>
        <w:tc>
          <w:tcPr>
            <w:tcW w:w="1947" w:type="pct"/>
            <w:tcPrChange w:id="268" w:author="Allen.Chen" w:date="2025-03-11T16:35:00Z">
              <w:tcPr>
                <w:tcW w:w="1912" w:type="pct"/>
              </w:tcPr>
            </w:tcPrChange>
          </w:tcPr>
          <w:p w14:paraId="362D28F9" w14:textId="77777777" w:rsidR="00635E0D" w:rsidRPr="00423AB6" w:rsidRDefault="00635E0D" w:rsidP="00140E21">
            <w:pPr>
              <w:pStyle w:val="NoSpacing"/>
              <w:cnfStyle w:val="000000100000" w:firstRow="0" w:lastRow="0" w:firstColumn="0" w:lastColumn="0" w:oddVBand="0" w:evenVBand="0" w:oddHBand="1" w:evenHBand="0" w:firstRowFirstColumn="0" w:firstRowLastColumn="0" w:lastRowFirstColumn="0" w:lastRowLastColumn="0"/>
              <w:rPr>
                <w:ins w:id="269" w:author="Allen.Chen" w:date="2025-03-11T16:32:00Z"/>
                <w:rFonts w:ascii="Times New Roman" w:hAnsi="Times New Roman" w:cs="Times New Roman"/>
                <w:sz w:val="24"/>
                <w:szCs w:val="24"/>
              </w:rPr>
            </w:pPr>
            <w:ins w:id="270" w:author="Allen.Chen" w:date="2025-03-11T16:32:00Z">
              <w:r>
                <w:rPr>
                  <w:rFonts w:ascii="Times New Roman" w:hAnsi="Times New Roman" w:cs="Times New Roman"/>
                  <w:sz w:val="24"/>
                  <w:szCs w:val="24"/>
                </w:rPr>
                <w:t xml:space="preserve">Same parametrization as </w:t>
              </w:r>
              <w:r w:rsidRPr="00DF4020">
                <w:rPr>
                  <w:rFonts w:ascii="Times New Roman" w:hAnsi="Times New Roman" w:cs="Times New Roman"/>
                  <w:b/>
                  <w:sz w:val="24"/>
                  <w:szCs w:val="24"/>
                </w:rPr>
                <w:t>2: Partial fisher coverage (PFC)</w:t>
              </w:r>
              <w:r>
                <w:rPr>
                  <w:rFonts w:ascii="Times New Roman" w:hAnsi="Times New Roman" w:cs="Times New Roman"/>
                  <w:sz w:val="24"/>
                  <w:szCs w:val="24"/>
                </w:rPr>
                <w:t>, except with a habitat barrier that impedes fisher coverage in some areas</w:t>
              </w:r>
            </w:ins>
          </w:p>
        </w:tc>
        <w:tc>
          <w:tcPr>
            <w:tcW w:w="900" w:type="pct"/>
            <w:tcPrChange w:id="271" w:author="Allen.Chen" w:date="2025-03-11T16:35:00Z">
              <w:tcPr>
                <w:tcW w:w="901" w:type="pct"/>
              </w:tcPr>
            </w:tcPrChange>
          </w:tcPr>
          <w:p w14:paraId="24E3524B" w14:textId="625A8ECD" w:rsidR="00635E0D" w:rsidRPr="00B524E1" w:rsidRDefault="00635E0D" w:rsidP="00281DE9">
            <w:pPr>
              <w:pStyle w:val="NoSpacing"/>
              <w:cnfStyle w:val="000000100000" w:firstRow="0" w:lastRow="0" w:firstColumn="0" w:lastColumn="0" w:oddVBand="0" w:evenVBand="0" w:oddHBand="1" w:evenHBand="0" w:firstRowFirstColumn="0" w:firstRowLastColumn="0" w:lastRowFirstColumn="0" w:lastRowLastColumn="0"/>
              <w:rPr>
                <w:ins w:id="272" w:author="Allen.Chen" w:date="2025-03-11T16:32:00Z"/>
                <w:rFonts w:ascii="Times New Roman" w:hAnsi="Times New Roman" w:cs="Times New Roman"/>
                <w:sz w:val="24"/>
                <w:szCs w:val="24"/>
              </w:rPr>
            </w:pPr>
            <w:ins w:id="273" w:author="Allen.Chen" w:date="2025-03-11T16:36:00Z">
              <w:r>
                <w:rPr>
                  <w:rFonts w:ascii="Times New Roman" w:eastAsiaTheme="minorEastAsia" w:hAnsi="Times New Roman" w:cs="Times New Roman"/>
                  <w:sz w:val="24"/>
                  <w:szCs w:val="24"/>
                </w:rPr>
                <w:t>The abundance at an area is random in every year</w:t>
              </w:r>
            </w:ins>
            <w:ins w:id="274" w:author="Allen.Chen" w:date="2025-03-11T16:32:00Z">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r>
                  <m:rPr>
                    <m:sty m:val="bi"/>
                  </m:rPr>
                  <w:rPr>
                    <w:rFonts w:ascii="Cambria Math" w:eastAsiaTheme="minorEastAsia" w:hAnsi="Cambria Math" w:cs="Times New Roman"/>
                    <w:sz w:val="24"/>
                    <w:szCs w:val="24"/>
                  </w:rPr>
                  <m:t>=</m:t>
                </m:r>
                <m:r>
                  <w:rPr>
                    <w:rFonts w:ascii="Cambria Math" w:eastAsiaTheme="minorEastAsia" w:hAnsi="Cambria Math" w:cs="Times New Roman"/>
                    <w:sz w:val="24"/>
                    <w:szCs w:val="24"/>
                  </w:rPr>
                  <m:t>runif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1, 0.75, 1.5</m:t>
                    </m:r>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w:ins>
          </w:p>
        </w:tc>
      </w:tr>
      <w:tr w:rsidR="00635E0D" w14:paraId="12EDA2BF" w14:textId="77777777" w:rsidTr="00635E0D">
        <w:trPr>
          <w:ins w:id="275" w:author="Allen.Chen" w:date="2025-03-11T16:32:00Z"/>
        </w:trPr>
        <w:tc>
          <w:tcPr>
            <w:cnfStyle w:val="001000000000" w:firstRow="0" w:lastRow="0" w:firstColumn="1" w:lastColumn="0" w:oddVBand="0" w:evenVBand="0" w:oddHBand="0" w:evenHBand="0" w:firstRowFirstColumn="0" w:firstRowLastColumn="0" w:lastRowFirstColumn="0" w:lastRowLastColumn="0"/>
            <w:tcW w:w="554" w:type="pct"/>
            <w:tcPrChange w:id="276" w:author="Allen.Chen" w:date="2025-03-11T16:35:00Z">
              <w:tcPr>
                <w:tcW w:w="554" w:type="pct"/>
              </w:tcPr>
            </w:tcPrChange>
          </w:tcPr>
          <w:p w14:paraId="7CFDE925" w14:textId="77777777" w:rsidR="00635E0D" w:rsidRPr="00423AB6" w:rsidRDefault="00635E0D" w:rsidP="00140E21">
            <w:pPr>
              <w:pStyle w:val="NoSpacing"/>
              <w:rPr>
                <w:ins w:id="277" w:author="Allen.Chen" w:date="2025-03-11T16:32:00Z"/>
                <w:rFonts w:ascii="Times New Roman" w:hAnsi="Times New Roman" w:cs="Times New Roman"/>
                <w:sz w:val="24"/>
                <w:szCs w:val="24"/>
              </w:rPr>
            </w:pPr>
            <w:ins w:id="278" w:author="Allen.Chen" w:date="2025-03-11T16:32:00Z">
              <w:r w:rsidRPr="003C5B07">
                <w:rPr>
                  <w:rFonts w:ascii="Times New Roman" w:hAnsi="Times New Roman" w:cs="Times New Roman"/>
                  <w:sz w:val="24"/>
                  <w:szCs w:val="24"/>
                </w:rPr>
                <w:t>4: PFC, trending spatial abundance</w:t>
              </w:r>
            </w:ins>
          </w:p>
        </w:tc>
        <w:tc>
          <w:tcPr>
            <w:tcW w:w="1598" w:type="pct"/>
            <w:tcPrChange w:id="279" w:author="Allen.Chen" w:date="2025-03-11T16:35:00Z">
              <w:tcPr>
                <w:tcW w:w="1634" w:type="pct"/>
              </w:tcPr>
            </w:tcPrChange>
          </w:tcPr>
          <w:p w14:paraId="33E63165" w14:textId="46A1BCE4" w:rsidR="00635E0D" w:rsidRDefault="00635E0D" w:rsidP="00281DE9">
            <w:pPr>
              <w:pStyle w:val="NoSpacing"/>
              <w:cnfStyle w:val="000000000000" w:firstRow="0" w:lastRow="0" w:firstColumn="0" w:lastColumn="0" w:oddVBand="0" w:evenVBand="0" w:oddHBand="0" w:evenHBand="0" w:firstRowFirstColumn="0" w:firstRowLastColumn="0" w:lastRowFirstColumn="0" w:lastRowLastColumn="0"/>
              <w:rPr>
                <w:ins w:id="280" w:author="Allen.Chen" w:date="2025-03-11T16:32:00Z"/>
                <w:rFonts w:ascii="Times New Roman" w:hAnsi="Times New Roman" w:cs="Times New Roman"/>
                <w:sz w:val="24"/>
                <w:szCs w:val="24"/>
              </w:rPr>
            </w:pPr>
            <w:ins w:id="281" w:author="Allen.Chen" w:date="2025-03-11T16:32:00Z">
              <w:r>
                <w:rPr>
                  <w:rFonts w:ascii="Times New Roman" w:hAnsi="Times New Roman" w:cs="Times New Roman"/>
                  <w:sz w:val="24"/>
                  <w:szCs w:val="24"/>
                </w:rPr>
                <w:t xml:space="preserve">Spatial abundance follows an eastwardly trend over time. </w:t>
              </w:r>
            </w:ins>
            <w:ins w:id="282" w:author="Allen.Chen" w:date="2025-03-11T16:37:00Z">
              <w:r>
                <w:rPr>
                  <w:rFonts w:ascii="Times New Roman" w:hAnsi="Times New Roman" w:cs="Times New Roman"/>
                  <w:sz w:val="24"/>
                  <w:szCs w:val="24"/>
                </w:rPr>
                <w:t>With fewer samples in</w:t>
              </w:r>
            </w:ins>
            <w:ins w:id="283" w:author="Allen.Chen" w:date="2025-03-11T16:32:00Z">
              <w:r>
                <w:rPr>
                  <w:rFonts w:ascii="Times New Roman" w:hAnsi="Times New Roman" w:cs="Times New Roman"/>
                  <w:sz w:val="24"/>
                  <w:szCs w:val="24"/>
                </w:rPr>
                <w:t xml:space="preserve"> distant areas, we hypothesize the corrected index may miss the spatial trend over time, performing poorly.</w:t>
              </w:r>
            </w:ins>
          </w:p>
        </w:tc>
        <w:tc>
          <w:tcPr>
            <w:tcW w:w="1947" w:type="pct"/>
            <w:tcPrChange w:id="284" w:author="Allen.Chen" w:date="2025-03-11T16:35:00Z">
              <w:tcPr>
                <w:tcW w:w="1912" w:type="pct"/>
              </w:tcPr>
            </w:tcPrChange>
          </w:tcPr>
          <w:p w14:paraId="2101BA66" w14:textId="77777777" w:rsidR="00635E0D" w:rsidRPr="00423AB6" w:rsidRDefault="00635E0D" w:rsidP="00140E21">
            <w:pPr>
              <w:pStyle w:val="NoSpacing"/>
              <w:cnfStyle w:val="000000000000" w:firstRow="0" w:lastRow="0" w:firstColumn="0" w:lastColumn="0" w:oddVBand="0" w:evenVBand="0" w:oddHBand="0" w:evenHBand="0" w:firstRowFirstColumn="0" w:firstRowLastColumn="0" w:lastRowFirstColumn="0" w:lastRowLastColumn="0"/>
              <w:rPr>
                <w:ins w:id="285" w:author="Allen.Chen" w:date="2025-03-11T16:32:00Z"/>
                <w:rFonts w:ascii="Times New Roman" w:hAnsi="Times New Roman" w:cs="Times New Roman"/>
                <w:sz w:val="24"/>
                <w:szCs w:val="24"/>
              </w:rPr>
            </w:pPr>
            <w:ins w:id="286" w:author="Allen.Chen" w:date="2025-03-11T16:32:00Z">
              <w:r>
                <w:rPr>
                  <w:rFonts w:ascii="Times New Roman" w:hAnsi="Times New Roman" w:cs="Times New Roman"/>
                  <w:sz w:val="24"/>
                  <w:szCs w:val="24"/>
                </w:rPr>
                <w:t xml:space="preserve">Same parametrization as </w:t>
              </w:r>
              <w:r w:rsidRPr="00DF4020">
                <w:rPr>
                  <w:rFonts w:ascii="Times New Roman" w:hAnsi="Times New Roman" w:cs="Times New Roman"/>
                  <w:b/>
                  <w:sz w:val="24"/>
                  <w:szCs w:val="24"/>
                </w:rPr>
                <w:t>2: Partial fisher coverage (PFC)</w:t>
              </w:r>
              <w:r>
                <w:rPr>
                  <w:rFonts w:ascii="Times New Roman" w:hAnsi="Times New Roman" w:cs="Times New Roman"/>
                  <w:sz w:val="24"/>
                  <w:szCs w:val="24"/>
                </w:rPr>
                <w:t>, except with a habitat barrier that impedes fisher coverage in some areas</w:t>
              </w:r>
            </w:ins>
          </w:p>
        </w:tc>
        <w:tc>
          <w:tcPr>
            <w:tcW w:w="900" w:type="pct"/>
            <w:tcPrChange w:id="287" w:author="Allen.Chen" w:date="2025-03-11T16:35:00Z">
              <w:tcPr>
                <w:tcW w:w="901" w:type="pct"/>
              </w:tcPr>
            </w:tcPrChange>
          </w:tcPr>
          <w:p w14:paraId="5A589233" w14:textId="77777777" w:rsidR="00635E0D" w:rsidRPr="00815470" w:rsidRDefault="00635E0D" w:rsidP="00140E21">
            <w:pPr>
              <w:pStyle w:val="NoSpacing"/>
              <w:cnfStyle w:val="000000000000" w:firstRow="0" w:lastRow="0" w:firstColumn="0" w:lastColumn="0" w:oddVBand="0" w:evenVBand="0" w:oddHBand="0" w:evenHBand="0" w:firstRowFirstColumn="0" w:firstRowLastColumn="0" w:lastRowFirstColumn="0" w:lastRowLastColumn="0"/>
              <w:rPr>
                <w:ins w:id="288" w:author="Allen.Chen" w:date="2025-03-11T16:32:00Z"/>
                <w:rFonts w:ascii="Times New Roman" w:hAnsi="Times New Roman" w:cs="Times New Roman"/>
                <w:sz w:val="24"/>
                <w:szCs w:val="24"/>
              </w:rPr>
            </w:pPr>
            <w:ins w:id="289" w:author="Allen.Chen" w:date="2025-03-11T16:32:00Z">
              <w:r>
                <w:rPr>
                  <w:rFonts w:ascii="Times New Roman" w:hAnsi="Times New Roman" w:cs="Times New Roman"/>
                  <w:sz w:val="24"/>
                  <w:szCs w:val="24"/>
                </w:rPr>
                <w:t xml:space="preserve">Abundance follows an eastwardly trend as </w:t>
              </w:r>
              <w:r w:rsidRPr="003C5B07">
                <w:rPr>
                  <w:rFonts w:ascii="Times New Roman" w:hAnsi="Times New Roman" w:cs="Times New Roman"/>
                  <w:i/>
                  <w:sz w:val="24"/>
                  <w:szCs w:val="24"/>
                </w:rPr>
                <w:t>y</w:t>
              </w:r>
              <w:r>
                <w:rPr>
                  <w:rFonts w:ascii="Times New Roman" w:hAnsi="Times New Roman" w:cs="Times New Roman"/>
                  <w:sz w:val="24"/>
                  <w:szCs w:val="24"/>
                </w:rPr>
                <w:t xml:space="preserve"> increases.</w:t>
              </w:r>
            </w:ins>
          </w:p>
        </w:tc>
      </w:tr>
    </w:tbl>
    <w:p w14:paraId="31DE5C03" w14:textId="77777777" w:rsidR="00635E0D" w:rsidRDefault="00635E0D" w:rsidP="00562036">
      <w:pPr>
        <w:pStyle w:val="NoSpacing"/>
        <w:rPr>
          <w:ins w:id="290" w:author="Allen.Chen" w:date="2025-03-11T16:32:00Z"/>
          <w:rFonts w:ascii="Times New Roman" w:hAnsi="Times New Roman" w:cs="Times New Roman"/>
          <w:sz w:val="24"/>
          <w:szCs w:val="24"/>
        </w:rPr>
        <w:sectPr w:rsidR="00635E0D" w:rsidSect="00635E0D">
          <w:pgSz w:w="15840" w:h="12240" w:orient="landscape"/>
          <w:pgMar w:top="1440" w:right="1440" w:bottom="1440" w:left="1440" w:header="720" w:footer="720" w:gutter="0"/>
          <w:lnNumType w:countBy="1" w:restart="continuous"/>
          <w:cols w:space="720"/>
          <w:docGrid w:linePitch="360"/>
          <w:sectPrChange w:id="291" w:author="Allen.Chen" w:date="2025-03-11T16:32:00Z">
            <w:sectPr w:rsidR="00635E0D" w:rsidSect="00635E0D">
              <w:pgSz w:w="12240" w:h="15840" w:orient="portrait"/>
              <w:pgMar w:top="1440" w:right="1440" w:bottom="1440" w:left="1440" w:header="720" w:footer="720" w:gutter="0"/>
            </w:sectPr>
          </w:sectPrChange>
        </w:sectPr>
      </w:pPr>
    </w:p>
    <w:p w14:paraId="4E89E88E" w14:textId="30D897A0" w:rsidR="00635E0D" w:rsidDel="00635E0D" w:rsidRDefault="00635E0D" w:rsidP="00562036">
      <w:pPr>
        <w:pStyle w:val="NoSpacing"/>
        <w:rPr>
          <w:del w:id="292" w:author="Allen.Chen" w:date="2025-03-11T16:33:00Z"/>
          <w:rFonts w:ascii="Times New Roman" w:hAnsi="Times New Roman" w:cs="Times New Roman"/>
          <w:sz w:val="24"/>
          <w:szCs w:val="24"/>
        </w:rPr>
      </w:pPr>
    </w:p>
    <w:p w14:paraId="4D82DC70" w14:textId="03BC8513" w:rsidR="00303210" w:rsidRDefault="009156C9" w:rsidP="00223FCE">
      <w:pPr>
        <w:pStyle w:val="NoSpacing"/>
        <w:rPr>
          <w:ins w:id="293" w:author="Allen.Chen" w:date="2025-03-11T13:54:00Z"/>
          <w:rFonts w:ascii="Times New Roman" w:hAnsi="Times New Roman" w:cs="Times New Roman"/>
          <w:sz w:val="24"/>
          <w:szCs w:val="24"/>
        </w:rPr>
      </w:pPr>
      <w:r>
        <w:rPr>
          <w:rFonts w:ascii="Times New Roman" w:hAnsi="Times New Roman" w:cs="Times New Roman"/>
          <w:sz w:val="24"/>
          <w:szCs w:val="24"/>
        </w:rPr>
        <w:t>Our four scenarios therefore characterize different spatial fishing patterns and spatial abundances</w:t>
      </w:r>
      <w:r w:rsidR="00A40DA4">
        <w:rPr>
          <w:rFonts w:ascii="Times New Roman" w:hAnsi="Times New Roman" w:cs="Times New Roman"/>
          <w:sz w:val="24"/>
          <w:szCs w:val="24"/>
        </w:rPr>
        <w:t xml:space="preserve">, so we can examine when </w:t>
      </w:r>
      <w:ins w:id="294" w:author="Allen.Chen" w:date="2025-03-06T18:43:00Z">
        <w:r w:rsidR="00C2427B">
          <w:rPr>
            <w:rFonts w:ascii="Times New Roman" w:hAnsi="Times New Roman" w:cs="Times New Roman"/>
            <w:sz w:val="24"/>
            <w:szCs w:val="24"/>
          </w:rPr>
          <w:t xml:space="preserve">a statistical correction for selection bias would </w:t>
        </w:r>
      </w:ins>
      <w:del w:id="295" w:author="Allen.Chen" w:date="2025-03-06T18:43:00Z">
        <w:r w:rsidR="00A40DA4" w:rsidDel="00C2427B">
          <w:rPr>
            <w:rFonts w:ascii="Times New Roman" w:hAnsi="Times New Roman" w:cs="Times New Roman"/>
            <w:sz w:val="24"/>
            <w:szCs w:val="24"/>
          </w:rPr>
          <w:delText xml:space="preserve">the correction </w:delText>
        </w:r>
      </w:del>
      <w:r w:rsidR="00A40DA4">
        <w:rPr>
          <w:rFonts w:ascii="Times New Roman" w:hAnsi="Times New Roman" w:cs="Times New Roman"/>
          <w:sz w:val="24"/>
          <w:szCs w:val="24"/>
        </w:rPr>
        <w:t>perform</w:t>
      </w:r>
      <w:del w:id="296" w:author="Allen.Chen" w:date="2025-03-06T18:43:00Z">
        <w:r w:rsidR="00A40DA4" w:rsidDel="00C2427B">
          <w:rPr>
            <w:rFonts w:ascii="Times New Roman" w:hAnsi="Times New Roman" w:cs="Times New Roman"/>
            <w:sz w:val="24"/>
            <w:szCs w:val="24"/>
          </w:rPr>
          <w:delText>s</w:delText>
        </w:r>
      </w:del>
      <w:r w:rsidR="00A40DA4">
        <w:rPr>
          <w:rFonts w:ascii="Times New Roman" w:hAnsi="Times New Roman" w:cs="Times New Roman"/>
          <w:sz w:val="24"/>
          <w:szCs w:val="24"/>
        </w:rPr>
        <w:t xml:space="preserve"> better or worse</w:t>
      </w:r>
      <w:r>
        <w:rPr>
          <w:rFonts w:ascii="Times New Roman" w:hAnsi="Times New Roman" w:cs="Times New Roman"/>
          <w:sz w:val="24"/>
          <w:szCs w:val="24"/>
        </w:rPr>
        <w:t xml:space="preserve">. </w:t>
      </w:r>
      <w:r w:rsidR="00223FCE" w:rsidRPr="00AB01E5">
        <w:rPr>
          <w:rFonts w:ascii="Times New Roman" w:hAnsi="Times New Roman" w:cs="Times New Roman"/>
          <w:sz w:val="24"/>
          <w:szCs w:val="24"/>
        </w:rPr>
        <w:fldChar w:fldCharType="begin"/>
      </w:r>
      <w:r w:rsidR="00223FCE" w:rsidRPr="00AB01E5">
        <w:rPr>
          <w:rFonts w:ascii="Times New Roman" w:hAnsi="Times New Roman" w:cs="Times New Roman"/>
          <w:sz w:val="24"/>
          <w:szCs w:val="24"/>
        </w:rPr>
        <w:instrText xml:space="preserve"> REF _Ref97819593 \h  \* MERGEFORMAT </w:instrText>
      </w:r>
      <w:r w:rsidR="00223FCE" w:rsidRPr="00AB01E5">
        <w:rPr>
          <w:rFonts w:ascii="Times New Roman" w:hAnsi="Times New Roman" w:cs="Times New Roman"/>
          <w:sz w:val="24"/>
          <w:szCs w:val="24"/>
        </w:rPr>
      </w:r>
      <w:r w:rsidR="00223FCE" w:rsidRPr="00AB01E5">
        <w:rPr>
          <w:rFonts w:ascii="Times New Roman" w:hAnsi="Times New Roman" w:cs="Times New Roman"/>
          <w:sz w:val="24"/>
          <w:szCs w:val="24"/>
        </w:rPr>
        <w:fldChar w:fldCharType="separate"/>
      </w:r>
      <w:ins w:id="297" w:author="Allen.Chen" w:date="2025-03-12T14:13:00Z">
        <w:r w:rsidR="00B3437D" w:rsidRPr="00AB01E5">
          <w:rPr>
            <w:rFonts w:ascii="Times New Roman" w:hAnsi="Times New Roman" w:cs="Times New Roman"/>
            <w:sz w:val="24"/>
            <w:szCs w:val="24"/>
          </w:rPr>
          <w:t xml:space="preserve">Figure </w:t>
        </w:r>
        <w:r w:rsidR="00B3437D">
          <w:rPr>
            <w:rFonts w:ascii="Times New Roman" w:hAnsi="Times New Roman" w:cs="Times New Roman"/>
            <w:noProof/>
            <w:sz w:val="24"/>
            <w:szCs w:val="24"/>
          </w:rPr>
          <w:t>3</w:t>
        </w:r>
      </w:ins>
      <w:del w:id="298" w:author="Allen.Chen" w:date="2025-03-06T17:37:00Z">
        <w:r w:rsidR="00831E17" w:rsidRPr="00AB01E5" w:rsidDel="00032C0A">
          <w:rPr>
            <w:rFonts w:ascii="Times New Roman" w:hAnsi="Times New Roman" w:cs="Times New Roman"/>
            <w:sz w:val="24"/>
            <w:szCs w:val="24"/>
          </w:rPr>
          <w:delText xml:space="preserve">Figure </w:delText>
        </w:r>
        <w:r w:rsidR="00831E17" w:rsidDel="00032C0A">
          <w:rPr>
            <w:rFonts w:ascii="Times New Roman" w:hAnsi="Times New Roman" w:cs="Times New Roman"/>
            <w:noProof/>
            <w:sz w:val="24"/>
            <w:szCs w:val="24"/>
          </w:rPr>
          <w:delText>3</w:delText>
        </w:r>
      </w:del>
      <w:r w:rsidR="00223FCE" w:rsidRPr="00AB01E5">
        <w:rPr>
          <w:rFonts w:ascii="Times New Roman" w:hAnsi="Times New Roman" w:cs="Times New Roman"/>
          <w:sz w:val="24"/>
          <w:szCs w:val="24"/>
        </w:rPr>
        <w:fldChar w:fldCharType="end"/>
      </w:r>
      <w:r w:rsidR="00223FCE" w:rsidRPr="00AB01E5">
        <w:rPr>
          <w:rFonts w:ascii="Times New Roman" w:hAnsi="Times New Roman" w:cs="Times New Roman"/>
          <w:sz w:val="24"/>
          <w:szCs w:val="24"/>
        </w:rPr>
        <w:t xml:space="preserve"> </w:t>
      </w:r>
      <w:r w:rsidR="00D306CA">
        <w:rPr>
          <w:rFonts w:ascii="Times New Roman" w:hAnsi="Times New Roman" w:cs="Times New Roman"/>
          <w:sz w:val="24"/>
          <w:szCs w:val="24"/>
        </w:rPr>
        <w:t>demonstrates</w:t>
      </w:r>
      <w:r w:rsidR="00D306CA" w:rsidRPr="00AB01E5">
        <w:rPr>
          <w:rFonts w:ascii="Times New Roman" w:hAnsi="Times New Roman" w:cs="Times New Roman"/>
          <w:sz w:val="24"/>
          <w:szCs w:val="24"/>
        </w:rPr>
        <w:t xml:space="preserve"> </w:t>
      </w:r>
      <w:r w:rsidR="00F03967">
        <w:rPr>
          <w:rFonts w:ascii="Times New Roman" w:hAnsi="Times New Roman" w:cs="Times New Roman"/>
          <w:sz w:val="24"/>
          <w:szCs w:val="24"/>
        </w:rPr>
        <w:t xml:space="preserve">an example </w:t>
      </w:r>
      <w:r w:rsidR="00223FCE" w:rsidRPr="00AB01E5">
        <w:rPr>
          <w:rFonts w:ascii="Times New Roman" w:hAnsi="Times New Roman" w:cs="Times New Roman"/>
          <w:sz w:val="24"/>
          <w:szCs w:val="24"/>
        </w:rPr>
        <w:t xml:space="preserve">where fishing occurred in a sample replicate-year for </w:t>
      </w:r>
      <w:r>
        <w:rPr>
          <w:rFonts w:ascii="Times New Roman" w:hAnsi="Times New Roman" w:cs="Times New Roman"/>
          <w:sz w:val="24"/>
          <w:szCs w:val="24"/>
        </w:rPr>
        <w:t xml:space="preserve">Baseline </w:t>
      </w:r>
      <w:r w:rsidR="00223FCE" w:rsidRPr="00AB01E5">
        <w:rPr>
          <w:rFonts w:ascii="Times New Roman" w:hAnsi="Times New Roman" w:cs="Times New Roman"/>
          <w:sz w:val="24"/>
          <w:szCs w:val="24"/>
        </w:rPr>
        <w:t>Scenario 1 (</w:t>
      </w:r>
      <w:r w:rsidR="00E15980">
        <w:rPr>
          <w:rFonts w:ascii="Times New Roman" w:hAnsi="Times New Roman" w:cs="Times New Roman"/>
          <w:sz w:val="24"/>
          <w:szCs w:val="24"/>
        </w:rPr>
        <w:t>left panel</w:t>
      </w:r>
      <w:r w:rsidR="00223FCE" w:rsidRPr="00AB01E5">
        <w:rPr>
          <w:rFonts w:ascii="Times New Roman" w:hAnsi="Times New Roman" w:cs="Times New Roman"/>
          <w:sz w:val="24"/>
          <w:szCs w:val="24"/>
        </w:rPr>
        <w:t xml:space="preserve">) and </w:t>
      </w:r>
      <w:r>
        <w:rPr>
          <w:rFonts w:ascii="Times New Roman" w:hAnsi="Times New Roman" w:cs="Times New Roman"/>
          <w:sz w:val="24"/>
          <w:szCs w:val="24"/>
        </w:rPr>
        <w:t xml:space="preserve">Partial Fisher Coverage Scenario </w:t>
      </w:r>
      <w:r w:rsidR="00223FCE" w:rsidRPr="00AB01E5">
        <w:rPr>
          <w:rFonts w:ascii="Times New Roman" w:hAnsi="Times New Roman" w:cs="Times New Roman"/>
          <w:sz w:val="24"/>
          <w:szCs w:val="24"/>
        </w:rPr>
        <w:t>2 (</w:t>
      </w:r>
      <w:r w:rsidR="00E15980">
        <w:rPr>
          <w:rFonts w:ascii="Times New Roman" w:hAnsi="Times New Roman" w:cs="Times New Roman"/>
          <w:sz w:val="24"/>
          <w:szCs w:val="24"/>
        </w:rPr>
        <w:t xml:space="preserve">right </w:t>
      </w:r>
      <w:r w:rsidR="00223FCE" w:rsidRPr="00AB01E5">
        <w:rPr>
          <w:rFonts w:ascii="Times New Roman" w:hAnsi="Times New Roman" w:cs="Times New Roman"/>
          <w:sz w:val="24"/>
          <w:szCs w:val="24"/>
        </w:rPr>
        <w:t xml:space="preserve">panel). In both </w:t>
      </w:r>
      <w:r w:rsidR="00F03967">
        <w:rPr>
          <w:rFonts w:ascii="Times New Roman" w:hAnsi="Times New Roman" w:cs="Times New Roman"/>
          <w:sz w:val="24"/>
          <w:szCs w:val="24"/>
        </w:rPr>
        <w:t xml:space="preserve">of </w:t>
      </w:r>
      <w:r w:rsidR="00223FCE" w:rsidRPr="00AB01E5">
        <w:rPr>
          <w:rFonts w:ascii="Times New Roman" w:hAnsi="Times New Roman" w:cs="Times New Roman"/>
          <w:sz w:val="24"/>
          <w:szCs w:val="24"/>
        </w:rPr>
        <w:t xml:space="preserve">these scenarios, </w:t>
      </w:r>
      <w:r>
        <w:rPr>
          <w:rFonts w:ascii="Times New Roman" w:hAnsi="Times New Roman" w:cs="Times New Roman"/>
          <w:sz w:val="24"/>
          <w:szCs w:val="24"/>
        </w:rPr>
        <w:t xml:space="preserve">the spatial distribution of </w:t>
      </w:r>
      <w:r w:rsidR="00223FCE" w:rsidRPr="00AB01E5">
        <w:rPr>
          <w:rFonts w:ascii="Times New Roman" w:hAnsi="Times New Roman" w:cs="Times New Roman"/>
          <w:sz w:val="24"/>
          <w:szCs w:val="24"/>
        </w:rPr>
        <w:t>abundance is static across all years, shaded in blue. In Scenario 1</w:t>
      </w:r>
      <w:r w:rsidR="00223FCE">
        <w:rPr>
          <w:rFonts w:ascii="Times New Roman" w:hAnsi="Times New Roman" w:cs="Times New Roman"/>
          <w:sz w:val="24"/>
          <w:szCs w:val="24"/>
        </w:rPr>
        <w:t xml:space="preserve"> however</w:t>
      </w:r>
      <w:r w:rsidR="00223FCE" w:rsidRPr="00AB01E5">
        <w:rPr>
          <w:rFonts w:ascii="Times New Roman" w:hAnsi="Times New Roman" w:cs="Times New Roman"/>
          <w:sz w:val="24"/>
          <w:szCs w:val="24"/>
        </w:rPr>
        <w:t>, each “trip” (</w:t>
      </w:r>
      <w:r w:rsidR="001F071B">
        <w:rPr>
          <w:rFonts w:ascii="Times New Roman" w:hAnsi="Times New Roman" w:cs="Times New Roman"/>
          <w:sz w:val="24"/>
          <w:szCs w:val="24"/>
        </w:rPr>
        <w:t xml:space="preserve">an example trip is </w:t>
      </w:r>
      <w:r w:rsidR="00223FCE" w:rsidRPr="00AB01E5">
        <w:rPr>
          <w:rFonts w:ascii="Times New Roman" w:hAnsi="Times New Roman" w:cs="Times New Roman"/>
          <w:sz w:val="24"/>
          <w:szCs w:val="24"/>
        </w:rPr>
        <w:t xml:space="preserve">illustrated in red) consists of </w:t>
      </w:r>
      <w:r w:rsidR="003E23D4">
        <w:rPr>
          <w:rFonts w:ascii="Times New Roman" w:hAnsi="Times New Roman" w:cs="Times New Roman"/>
          <w:sz w:val="24"/>
          <w:szCs w:val="24"/>
        </w:rPr>
        <w:t xml:space="preserve">only </w:t>
      </w:r>
      <w:r w:rsidR="00223FCE" w:rsidRPr="00AB01E5">
        <w:rPr>
          <w:rFonts w:ascii="Times New Roman" w:hAnsi="Times New Roman" w:cs="Times New Roman"/>
          <w:sz w:val="24"/>
          <w:szCs w:val="24"/>
        </w:rPr>
        <w:t xml:space="preserve">a single haul, and </w:t>
      </w:r>
      <w:r w:rsidR="00AF1B1F">
        <w:rPr>
          <w:rFonts w:ascii="Times New Roman" w:hAnsi="Times New Roman" w:cs="Times New Roman"/>
          <w:sz w:val="24"/>
          <w:szCs w:val="24"/>
        </w:rPr>
        <w:t xml:space="preserve">a vessel’s starting </w:t>
      </w:r>
      <w:r w:rsidR="00DF5C37">
        <w:rPr>
          <w:rFonts w:ascii="Times New Roman" w:hAnsi="Times New Roman" w:cs="Times New Roman"/>
          <w:sz w:val="24"/>
          <w:szCs w:val="24"/>
        </w:rPr>
        <w:t>area</w:t>
      </w:r>
      <w:r w:rsidR="00AF1B1F">
        <w:rPr>
          <w:rFonts w:ascii="Times New Roman" w:hAnsi="Times New Roman" w:cs="Times New Roman"/>
          <w:sz w:val="24"/>
          <w:szCs w:val="24"/>
        </w:rPr>
        <w:t xml:space="preserve"> is randomized</w:t>
      </w:r>
      <w:r w:rsidR="00223FCE" w:rsidRPr="00AB01E5">
        <w:rPr>
          <w:rFonts w:ascii="Times New Roman" w:hAnsi="Times New Roman" w:cs="Times New Roman"/>
          <w:sz w:val="24"/>
          <w:szCs w:val="24"/>
        </w:rPr>
        <w:t>.</w:t>
      </w:r>
      <w:ins w:id="299" w:author="Allen.Chen" w:date="2025-03-11T13:55:00Z">
        <w:r w:rsidR="00303210">
          <w:rPr>
            <w:rFonts w:ascii="Times New Roman" w:hAnsi="Times New Roman" w:cs="Times New Roman"/>
            <w:sz w:val="24"/>
            <w:szCs w:val="24"/>
          </w:rPr>
          <w:t xml:space="preserve"> The example trip in red, for instance, has the vessel randomly placed in Area 9 to start, and then the vessel examines its alternatives, and chooses to move to Area 6, where it makes a single haul.</w:t>
        </w:r>
      </w:ins>
      <w:del w:id="300" w:author="Allen.Chen" w:date="2025-03-11T13:54:00Z">
        <w:r w:rsidR="00223FCE" w:rsidRPr="00AB01E5" w:rsidDel="00303210">
          <w:rPr>
            <w:rFonts w:ascii="Times New Roman" w:hAnsi="Times New Roman" w:cs="Times New Roman"/>
            <w:sz w:val="24"/>
            <w:szCs w:val="24"/>
          </w:rPr>
          <w:delText xml:space="preserve"> </w:delText>
        </w:r>
      </w:del>
    </w:p>
    <w:p w14:paraId="2848C33F" w14:textId="77777777" w:rsidR="00303210" w:rsidRDefault="00303210" w:rsidP="00223FCE">
      <w:pPr>
        <w:pStyle w:val="NoSpacing"/>
        <w:rPr>
          <w:ins w:id="301" w:author="Allen.Chen" w:date="2025-03-11T13:54:00Z"/>
          <w:rFonts w:ascii="Times New Roman" w:hAnsi="Times New Roman" w:cs="Times New Roman"/>
          <w:sz w:val="24"/>
          <w:szCs w:val="24"/>
        </w:rPr>
      </w:pPr>
    </w:p>
    <w:p w14:paraId="2115227E" w14:textId="6F26383F" w:rsidR="00223FCE" w:rsidRPr="00AB01E5" w:rsidRDefault="00223FCE" w:rsidP="00223FCE">
      <w:pPr>
        <w:pStyle w:val="NoSpacing"/>
        <w:rPr>
          <w:rFonts w:ascii="Times New Roman" w:hAnsi="Times New Roman" w:cs="Times New Roman"/>
          <w:sz w:val="24"/>
          <w:szCs w:val="24"/>
        </w:rPr>
      </w:pPr>
      <w:r>
        <w:rPr>
          <w:rFonts w:ascii="Times New Roman" w:hAnsi="Times New Roman" w:cs="Times New Roman"/>
          <w:sz w:val="24"/>
          <w:szCs w:val="24"/>
        </w:rPr>
        <w:t xml:space="preserve">This </w:t>
      </w:r>
      <w:r w:rsidR="00AF1B1F">
        <w:rPr>
          <w:rFonts w:ascii="Times New Roman" w:hAnsi="Times New Roman" w:cs="Times New Roman"/>
          <w:sz w:val="24"/>
          <w:szCs w:val="24"/>
        </w:rPr>
        <w:t>might</w:t>
      </w:r>
      <w:r>
        <w:rPr>
          <w:rFonts w:ascii="Times New Roman" w:hAnsi="Times New Roman" w:cs="Times New Roman"/>
          <w:sz w:val="24"/>
          <w:szCs w:val="24"/>
        </w:rPr>
        <w:t xml:space="preserve"> correspond to a world where fishers have preferred starting </w:t>
      </w:r>
      <w:r w:rsidR="009B7147">
        <w:rPr>
          <w:rFonts w:ascii="Times New Roman" w:hAnsi="Times New Roman" w:cs="Times New Roman"/>
          <w:sz w:val="24"/>
          <w:szCs w:val="24"/>
        </w:rPr>
        <w:t>area</w:t>
      </w:r>
      <w:r>
        <w:rPr>
          <w:rFonts w:ascii="Times New Roman" w:hAnsi="Times New Roman" w:cs="Times New Roman"/>
          <w:sz w:val="24"/>
          <w:szCs w:val="24"/>
        </w:rPr>
        <w:t xml:space="preserve">s, based on their past experience, and the fisher steams to that </w:t>
      </w:r>
      <w:r w:rsidR="009B7147">
        <w:rPr>
          <w:rFonts w:ascii="Times New Roman" w:hAnsi="Times New Roman" w:cs="Times New Roman"/>
          <w:sz w:val="24"/>
          <w:szCs w:val="24"/>
        </w:rPr>
        <w:t>area</w:t>
      </w:r>
      <w:r>
        <w:rPr>
          <w:rFonts w:ascii="Times New Roman" w:hAnsi="Times New Roman" w:cs="Times New Roman"/>
          <w:sz w:val="24"/>
          <w:szCs w:val="24"/>
        </w:rPr>
        <w:t xml:space="preserve"> to begin their fishing trip</w:t>
      </w:r>
      <w:r w:rsidR="00AF1B1F">
        <w:rPr>
          <w:rFonts w:ascii="Times New Roman" w:hAnsi="Times New Roman" w:cs="Times New Roman"/>
          <w:sz w:val="24"/>
          <w:szCs w:val="24"/>
        </w:rPr>
        <w:t xml:space="preserve">, but this data-generating process abstracts from </w:t>
      </w:r>
      <w:r w:rsidR="00F16B4B">
        <w:rPr>
          <w:rFonts w:ascii="Times New Roman" w:hAnsi="Times New Roman" w:cs="Times New Roman"/>
          <w:sz w:val="24"/>
          <w:szCs w:val="24"/>
        </w:rPr>
        <w:t>how fishers might make multiple hauls in a trip</w:t>
      </w:r>
      <w:r>
        <w:rPr>
          <w:rFonts w:ascii="Times New Roman" w:hAnsi="Times New Roman" w:cs="Times New Roman"/>
          <w:sz w:val="24"/>
          <w:szCs w:val="24"/>
        </w:rPr>
        <w:t xml:space="preserve">. Then, the baseline </w:t>
      </w:r>
      <w:r w:rsidR="007A5392">
        <w:rPr>
          <w:rFonts w:ascii="Times New Roman" w:hAnsi="Times New Roman" w:cs="Times New Roman"/>
          <w:sz w:val="24"/>
          <w:szCs w:val="24"/>
        </w:rPr>
        <w:t xml:space="preserve">scenario </w:t>
      </w:r>
      <w:r>
        <w:rPr>
          <w:rFonts w:ascii="Times New Roman" w:hAnsi="Times New Roman" w:cs="Times New Roman"/>
          <w:sz w:val="24"/>
          <w:szCs w:val="24"/>
        </w:rPr>
        <w:t xml:space="preserve">observes </w:t>
      </w:r>
      <w:r w:rsidRPr="00AB01E5">
        <w:rPr>
          <w:rFonts w:ascii="Times New Roman" w:hAnsi="Times New Roman" w:cs="Times New Roman"/>
          <w:sz w:val="24"/>
          <w:szCs w:val="24"/>
        </w:rPr>
        <w:t xml:space="preserve">a large number of observations starting in each </w:t>
      </w:r>
      <w:r w:rsidR="009B7147">
        <w:rPr>
          <w:rFonts w:ascii="Times New Roman" w:hAnsi="Times New Roman" w:cs="Times New Roman"/>
          <w:sz w:val="24"/>
          <w:szCs w:val="24"/>
        </w:rPr>
        <w:t>area</w:t>
      </w:r>
      <w:r w:rsidRPr="00AB01E5">
        <w:rPr>
          <w:rFonts w:ascii="Times New Roman" w:hAnsi="Times New Roman" w:cs="Times New Roman"/>
          <w:sz w:val="24"/>
          <w:szCs w:val="24"/>
        </w:rPr>
        <w:t xml:space="preserve"> (</w:t>
      </w:r>
      <w:r w:rsidR="00E454D1">
        <w:rPr>
          <w:rFonts w:ascii="Times New Roman" w:hAnsi="Times New Roman" w:cs="Times New Roman"/>
          <w:sz w:val="24"/>
          <w:szCs w:val="24"/>
        </w:rPr>
        <w:t xml:space="preserve">labeled </w:t>
      </w:r>
      <w:r w:rsidRPr="00AB01E5">
        <w:rPr>
          <w:rFonts w:ascii="Times New Roman" w:hAnsi="Times New Roman" w:cs="Times New Roman"/>
          <w:sz w:val="24"/>
          <w:szCs w:val="24"/>
        </w:rPr>
        <w:t>in green).</w:t>
      </w:r>
      <w:del w:id="302" w:author="Allen.Chen" w:date="2025-03-06T16:34:00Z">
        <w:r w:rsidRPr="00AB01E5" w:rsidDel="00535931">
          <w:rPr>
            <w:rStyle w:val="FootnoteReference"/>
            <w:rFonts w:ascii="Times New Roman" w:hAnsi="Times New Roman" w:cs="Times New Roman"/>
            <w:sz w:val="24"/>
            <w:szCs w:val="24"/>
          </w:rPr>
          <w:footnoteReference w:id="9"/>
        </w:r>
      </w:del>
      <w:r w:rsidRPr="00AB01E5">
        <w:rPr>
          <w:rFonts w:ascii="Times New Roman" w:hAnsi="Times New Roman" w:cs="Times New Roman"/>
          <w:sz w:val="24"/>
          <w:szCs w:val="24"/>
        </w:rPr>
        <w:t xml:space="preserve"> </w:t>
      </w:r>
      <w:ins w:id="305" w:author="Allen.Chen" w:date="2025-03-06T18:53:00Z">
        <w:r w:rsidR="00223CD4">
          <w:rPr>
            <w:rFonts w:ascii="Times New Roman" w:hAnsi="Times New Roman" w:cs="Times New Roman"/>
            <w:sz w:val="24"/>
            <w:szCs w:val="24"/>
          </w:rPr>
          <w:t xml:space="preserve">These are catch observations as if there </w:t>
        </w:r>
      </w:ins>
      <w:ins w:id="306" w:author="Allen.Chen" w:date="2025-03-06T18:54:00Z">
        <w:r w:rsidR="00223CD4">
          <w:rPr>
            <w:rFonts w:ascii="Times New Roman" w:hAnsi="Times New Roman" w:cs="Times New Roman"/>
            <w:sz w:val="24"/>
            <w:szCs w:val="24"/>
          </w:rPr>
          <w:t xml:space="preserve">were a hypothetical observer on board; note length observations are not included in the fishery model but rather passed directly from the operating model. </w:t>
        </w:r>
      </w:ins>
      <w:ins w:id="307" w:author="Allen.Chen" w:date="2025-03-06T16:34:00Z">
        <w:r w:rsidR="00535931" w:rsidRPr="00E454D1">
          <w:rPr>
            <w:rFonts w:ascii="Times New Roman" w:hAnsi="Times New Roman" w:cs="Times New Roman"/>
            <w:sz w:val="24"/>
            <w:szCs w:val="24"/>
          </w:rPr>
          <w:t>Because the correction function uses probabilities of moving to a</w:t>
        </w:r>
        <w:r w:rsidR="00535931">
          <w:rPr>
            <w:rFonts w:ascii="Times New Roman" w:hAnsi="Times New Roman" w:cs="Times New Roman"/>
            <w:sz w:val="24"/>
            <w:szCs w:val="24"/>
          </w:rPr>
          <w:t>n</w:t>
        </w:r>
        <w:r w:rsidR="00535931" w:rsidRPr="00E454D1">
          <w:rPr>
            <w:rFonts w:ascii="Times New Roman" w:hAnsi="Times New Roman" w:cs="Times New Roman"/>
            <w:sz w:val="24"/>
            <w:szCs w:val="24"/>
          </w:rPr>
          <w:t xml:space="preserve"> </w:t>
        </w:r>
        <w:r w:rsidR="00535931">
          <w:rPr>
            <w:rFonts w:ascii="Times New Roman" w:hAnsi="Times New Roman" w:cs="Times New Roman"/>
            <w:sz w:val="24"/>
            <w:szCs w:val="24"/>
          </w:rPr>
          <w:t>area</w:t>
        </w:r>
        <w:r w:rsidR="00535931" w:rsidRPr="00E454D1">
          <w:rPr>
            <w:rFonts w:ascii="Times New Roman" w:hAnsi="Times New Roman" w:cs="Times New Roman"/>
            <w:sz w:val="24"/>
            <w:szCs w:val="24"/>
          </w:rPr>
          <w:t xml:space="preserve"> as covariates, variation in the types of vessels and different starting </w:t>
        </w:r>
        <w:r w:rsidR="00535931">
          <w:rPr>
            <w:rFonts w:ascii="Times New Roman" w:hAnsi="Times New Roman" w:cs="Times New Roman"/>
            <w:sz w:val="24"/>
            <w:szCs w:val="24"/>
          </w:rPr>
          <w:t>area</w:t>
        </w:r>
        <w:r w:rsidR="00535931" w:rsidRPr="00E454D1">
          <w:rPr>
            <w:rFonts w:ascii="Times New Roman" w:hAnsi="Times New Roman" w:cs="Times New Roman"/>
            <w:sz w:val="24"/>
            <w:szCs w:val="24"/>
          </w:rPr>
          <w:t xml:space="preserve">s is </w:t>
        </w:r>
        <w:r w:rsidR="00535931">
          <w:rPr>
            <w:rFonts w:ascii="Times New Roman" w:hAnsi="Times New Roman" w:cs="Times New Roman"/>
            <w:sz w:val="24"/>
            <w:szCs w:val="24"/>
          </w:rPr>
          <w:t xml:space="preserve">also </w:t>
        </w:r>
        <w:r w:rsidR="00535931" w:rsidRPr="00E454D1">
          <w:rPr>
            <w:rFonts w:ascii="Times New Roman" w:hAnsi="Times New Roman" w:cs="Times New Roman"/>
            <w:sz w:val="24"/>
            <w:szCs w:val="24"/>
          </w:rPr>
          <w:t xml:space="preserve">important to the performance of the correction. </w:t>
        </w:r>
        <w:r w:rsidR="00535931" w:rsidRPr="00CE75C6">
          <w:rPr>
            <w:rFonts w:ascii="Times New Roman" w:hAnsi="Times New Roman" w:cs="Times New Roman"/>
            <w:sz w:val="24"/>
            <w:szCs w:val="24"/>
          </w:rPr>
          <w:t xml:space="preserve">For example the starting </w:t>
        </w:r>
        <w:r w:rsidR="00535931">
          <w:rPr>
            <w:rFonts w:ascii="Times New Roman" w:hAnsi="Times New Roman" w:cs="Times New Roman"/>
            <w:sz w:val="24"/>
            <w:szCs w:val="24"/>
          </w:rPr>
          <w:t>area</w:t>
        </w:r>
        <w:r w:rsidR="00535931" w:rsidRPr="00CE75C6">
          <w:rPr>
            <w:rFonts w:ascii="Times New Roman" w:hAnsi="Times New Roman" w:cs="Times New Roman"/>
            <w:sz w:val="24"/>
            <w:szCs w:val="24"/>
          </w:rPr>
          <w:t xml:space="preserve"> determines the distance to each area, and therefore the probability a vessel travels to each area, where we might expect greater distance to decrease the probability.</w:t>
        </w:r>
      </w:ins>
    </w:p>
    <w:p w14:paraId="42D8F2EC" w14:textId="1FA1C49B" w:rsidR="00223FCE" w:rsidRPr="00AB01E5" w:rsidDel="00140E21" w:rsidRDefault="00223FCE" w:rsidP="00223FCE">
      <w:pPr>
        <w:pStyle w:val="NoSpacing"/>
        <w:rPr>
          <w:del w:id="308" w:author="Allen.Chen" w:date="2025-03-11T16:42:00Z"/>
          <w:rFonts w:ascii="Times New Roman" w:hAnsi="Times New Roman" w:cs="Times New Roman"/>
          <w:sz w:val="24"/>
          <w:szCs w:val="24"/>
        </w:rPr>
      </w:pPr>
    </w:p>
    <w:p w14:paraId="17EC1596" w14:textId="4ECEE62A" w:rsidR="00223FCE" w:rsidRPr="00AB01E5" w:rsidDel="00140E21" w:rsidRDefault="00AF1B1F" w:rsidP="00223FCE">
      <w:pPr>
        <w:pStyle w:val="NoSpacing"/>
        <w:rPr>
          <w:del w:id="309" w:author="Allen.Chen" w:date="2025-03-11T16:42:00Z"/>
          <w:rFonts w:ascii="Times New Roman" w:hAnsi="Times New Roman" w:cs="Times New Roman"/>
          <w:sz w:val="24"/>
          <w:szCs w:val="24"/>
        </w:rPr>
      </w:pPr>
      <w:del w:id="310" w:author="Allen.Chen" w:date="2025-03-11T16:42:00Z">
        <w:r w:rsidDel="00140E21">
          <w:rPr>
            <w:rFonts w:ascii="Times New Roman" w:hAnsi="Times New Roman" w:cs="Times New Roman"/>
            <w:sz w:val="24"/>
            <w:szCs w:val="24"/>
          </w:rPr>
          <w:delText>As an alternative, i</w:delText>
        </w:r>
        <w:r w:rsidR="00223FCE" w:rsidRPr="00AB01E5" w:rsidDel="00140E21">
          <w:rPr>
            <w:rFonts w:ascii="Times New Roman" w:hAnsi="Times New Roman" w:cs="Times New Roman"/>
            <w:sz w:val="24"/>
            <w:szCs w:val="24"/>
          </w:rPr>
          <w:delText xml:space="preserve">n Scenario 2, vessels always start at </w:delText>
        </w:r>
        <w:r w:rsidR="009B7147" w:rsidDel="00140E21">
          <w:rPr>
            <w:rFonts w:ascii="Times New Roman" w:hAnsi="Times New Roman" w:cs="Times New Roman"/>
            <w:sz w:val="24"/>
            <w:szCs w:val="24"/>
          </w:rPr>
          <w:delText>Area</w:delText>
        </w:r>
        <w:r w:rsidR="00223FCE" w:rsidRPr="00AB01E5" w:rsidDel="00140E21">
          <w:rPr>
            <w:rFonts w:ascii="Times New Roman" w:hAnsi="Times New Roman" w:cs="Times New Roman"/>
            <w:sz w:val="24"/>
            <w:szCs w:val="24"/>
          </w:rPr>
          <w:delText xml:space="preserve"> 1. </w:delText>
        </w:r>
        <w:r w:rsidDel="00140E21">
          <w:rPr>
            <w:rFonts w:ascii="Times New Roman" w:hAnsi="Times New Roman" w:cs="Times New Roman"/>
            <w:sz w:val="24"/>
            <w:szCs w:val="24"/>
          </w:rPr>
          <w:delText>Then t</w:delText>
        </w:r>
        <w:r w:rsidR="00223FCE" w:rsidRPr="00AB01E5" w:rsidDel="00140E21">
          <w:rPr>
            <w:rFonts w:ascii="Times New Roman" w:hAnsi="Times New Roman" w:cs="Times New Roman"/>
            <w:sz w:val="24"/>
            <w:szCs w:val="24"/>
          </w:rPr>
          <w:delText xml:space="preserve">hey take multiple hauls in a trip, where the red arrows illustrate five </w:delText>
        </w:r>
      </w:del>
      <w:del w:id="311" w:author="Allen.Chen" w:date="2025-03-06T19:03:00Z">
        <w:r w:rsidR="00223FCE" w:rsidRPr="00AB01E5" w:rsidDel="00794D7D">
          <w:rPr>
            <w:rFonts w:ascii="Times New Roman" w:hAnsi="Times New Roman" w:cs="Times New Roman"/>
            <w:sz w:val="24"/>
            <w:szCs w:val="24"/>
          </w:rPr>
          <w:delText xml:space="preserve">hauls and </w:delText>
        </w:r>
      </w:del>
      <w:del w:id="312" w:author="Allen.Chen" w:date="2025-03-11T16:42:00Z">
        <w:r w:rsidR="00223FCE" w:rsidRPr="00AB01E5" w:rsidDel="00140E21">
          <w:rPr>
            <w:rFonts w:ascii="Times New Roman" w:hAnsi="Times New Roman" w:cs="Times New Roman"/>
            <w:sz w:val="24"/>
            <w:szCs w:val="24"/>
          </w:rPr>
          <w:delText xml:space="preserve">choice occasions in a single hypothetical trip. </w:delText>
        </w:r>
        <w:r w:rsidR="00C23857" w:rsidDel="00140E21">
          <w:rPr>
            <w:rFonts w:ascii="Times New Roman" w:hAnsi="Times New Roman" w:cs="Times New Roman"/>
            <w:sz w:val="24"/>
            <w:szCs w:val="24"/>
          </w:rPr>
          <w:delText xml:space="preserve">When </w:delText>
        </w:r>
        <w:r w:rsidR="00223FCE" w:rsidDel="00140E21">
          <w:rPr>
            <w:rFonts w:ascii="Times New Roman" w:hAnsi="Times New Roman" w:cs="Times New Roman"/>
            <w:sz w:val="24"/>
            <w:szCs w:val="24"/>
          </w:rPr>
          <w:delText xml:space="preserve">all </w:delText>
        </w:r>
        <w:r w:rsidR="00223FCE" w:rsidRPr="00AB01E5" w:rsidDel="00140E21">
          <w:rPr>
            <w:rFonts w:ascii="Times New Roman" w:hAnsi="Times New Roman" w:cs="Times New Roman"/>
            <w:sz w:val="24"/>
            <w:szCs w:val="24"/>
          </w:rPr>
          <w:delText xml:space="preserve">vessels </w:delText>
        </w:r>
        <w:r w:rsidR="00223FCE" w:rsidDel="00140E21">
          <w:rPr>
            <w:rFonts w:ascii="Times New Roman" w:hAnsi="Times New Roman" w:cs="Times New Roman"/>
            <w:sz w:val="24"/>
            <w:szCs w:val="24"/>
          </w:rPr>
          <w:delText>s</w:delText>
        </w:r>
        <w:r w:rsidR="00223FCE" w:rsidRPr="00AB01E5" w:rsidDel="00140E21">
          <w:rPr>
            <w:rFonts w:ascii="Times New Roman" w:hAnsi="Times New Roman" w:cs="Times New Roman"/>
            <w:sz w:val="24"/>
            <w:szCs w:val="24"/>
          </w:rPr>
          <w:delText xml:space="preserve">tart in </w:delText>
        </w:r>
        <w:r w:rsidR="009B7147" w:rsidDel="00140E21">
          <w:rPr>
            <w:rFonts w:ascii="Times New Roman" w:hAnsi="Times New Roman" w:cs="Times New Roman"/>
            <w:sz w:val="24"/>
            <w:szCs w:val="24"/>
          </w:rPr>
          <w:delText>Area</w:delText>
        </w:r>
        <w:r w:rsidR="00223FCE" w:rsidRPr="00AB01E5" w:rsidDel="00140E21">
          <w:rPr>
            <w:rFonts w:ascii="Times New Roman" w:hAnsi="Times New Roman" w:cs="Times New Roman"/>
            <w:sz w:val="24"/>
            <w:szCs w:val="24"/>
          </w:rPr>
          <w:delText xml:space="preserve"> 1</w:delText>
        </w:r>
        <w:r w:rsidR="00EB60DF" w:rsidDel="00140E21">
          <w:rPr>
            <w:rFonts w:ascii="Times New Roman" w:hAnsi="Times New Roman" w:cs="Times New Roman"/>
            <w:sz w:val="24"/>
            <w:szCs w:val="24"/>
          </w:rPr>
          <w:delText>,</w:delText>
        </w:r>
        <w:r w:rsidR="00223FCE" w:rsidRPr="00AB01E5" w:rsidDel="00140E21">
          <w:rPr>
            <w:rFonts w:ascii="Times New Roman" w:hAnsi="Times New Roman" w:cs="Times New Roman"/>
            <w:sz w:val="24"/>
            <w:szCs w:val="24"/>
          </w:rPr>
          <w:delText xml:space="preserve"> </w:delText>
        </w:r>
        <w:r w:rsidR="00223FCE" w:rsidDel="00140E21">
          <w:rPr>
            <w:rFonts w:ascii="Times New Roman" w:hAnsi="Times New Roman" w:cs="Times New Roman"/>
            <w:sz w:val="24"/>
            <w:szCs w:val="24"/>
          </w:rPr>
          <w:delText xml:space="preserve">they </w:delText>
        </w:r>
        <w:r w:rsidR="00223FCE" w:rsidRPr="00AB01E5" w:rsidDel="00140E21">
          <w:rPr>
            <w:rFonts w:ascii="Times New Roman" w:hAnsi="Times New Roman" w:cs="Times New Roman"/>
            <w:sz w:val="24"/>
            <w:szCs w:val="24"/>
          </w:rPr>
          <w:delText>tend to migrate towards the areas with greater abundance</w:delText>
        </w:r>
        <w:r w:rsidR="00223FCE" w:rsidDel="00140E21">
          <w:rPr>
            <w:rFonts w:ascii="Times New Roman" w:hAnsi="Times New Roman" w:cs="Times New Roman"/>
            <w:sz w:val="24"/>
            <w:szCs w:val="24"/>
          </w:rPr>
          <w:delText>. Then</w:delText>
        </w:r>
        <w:r w:rsidR="00223FCE" w:rsidRPr="00AB01E5" w:rsidDel="00140E21">
          <w:rPr>
            <w:rFonts w:ascii="Times New Roman" w:hAnsi="Times New Roman" w:cs="Times New Roman"/>
            <w:sz w:val="24"/>
            <w:szCs w:val="24"/>
          </w:rPr>
          <w:delText xml:space="preserve"> the probability of moving to an area with low abundance is relatively small</w:delText>
        </w:r>
        <w:r w:rsidR="002A02CA" w:rsidDel="00140E21">
          <w:rPr>
            <w:rFonts w:ascii="Times New Roman" w:hAnsi="Times New Roman" w:cs="Times New Roman"/>
            <w:sz w:val="24"/>
            <w:szCs w:val="24"/>
          </w:rPr>
          <w:delText>. Note that</w:delText>
        </w:r>
        <w:r w:rsidR="00223FCE" w:rsidRPr="00AB01E5" w:rsidDel="00140E21">
          <w:rPr>
            <w:rFonts w:ascii="Times New Roman" w:hAnsi="Times New Roman" w:cs="Times New Roman"/>
            <w:sz w:val="24"/>
            <w:szCs w:val="24"/>
          </w:rPr>
          <w:delText xml:space="preserve"> areas with low abundance </w:delText>
        </w:r>
        <w:r w:rsidR="007717C0" w:rsidDel="00140E21">
          <w:rPr>
            <w:rFonts w:ascii="Times New Roman" w:hAnsi="Times New Roman" w:cs="Times New Roman"/>
            <w:sz w:val="24"/>
            <w:szCs w:val="24"/>
          </w:rPr>
          <w:delText xml:space="preserve">in the southwest </w:delText>
        </w:r>
        <w:r w:rsidR="002A02CA" w:rsidDel="00140E21">
          <w:rPr>
            <w:rFonts w:ascii="Times New Roman" w:hAnsi="Times New Roman" w:cs="Times New Roman"/>
            <w:sz w:val="24"/>
            <w:szCs w:val="24"/>
          </w:rPr>
          <w:delText>have fewer observations, and depending on the choice of polynomial approximation the number of observations may need to be larger in order to have sufficient variation in the probability covariates to identify the free parameters in the correction function.</w:delText>
        </w:r>
      </w:del>
    </w:p>
    <w:p w14:paraId="5704EAC4" w14:textId="284AE7A6" w:rsidR="00223FCE" w:rsidDel="00140E21" w:rsidRDefault="00223FCE" w:rsidP="00223FCE">
      <w:pPr>
        <w:pStyle w:val="NoSpacing"/>
        <w:rPr>
          <w:del w:id="313" w:author="Allen.Chen" w:date="2025-03-11T16:42:00Z"/>
          <w:rFonts w:ascii="Times New Roman" w:hAnsi="Times New Roman" w:cs="Times New Roman"/>
          <w:sz w:val="24"/>
          <w:szCs w:val="24"/>
        </w:rPr>
      </w:pPr>
    </w:p>
    <w:p w14:paraId="145F7AA2" w14:textId="77777777" w:rsidR="002A02CA" w:rsidRPr="00AB01E5" w:rsidRDefault="002A02CA" w:rsidP="00223FCE">
      <w:pPr>
        <w:pStyle w:val="NoSpacing"/>
        <w:rPr>
          <w:rFonts w:ascii="Times New Roman" w:hAnsi="Times New Roman" w:cs="Times New Roman"/>
          <w:sz w:val="24"/>
          <w:szCs w:val="24"/>
        </w:rPr>
      </w:pPr>
    </w:p>
    <w:p w14:paraId="72AF41C8" w14:textId="710CBA32" w:rsidR="00223FCE" w:rsidRPr="00AB01E5" w:rsidRDefault="002A02CA" w:rsidP="00223FCE">
      <w:pPr>
        <w:pStyle w:val="NoSpacing"/>
        <w:rPr>
          <w:rFonts w:ascii="Times New Roman" w:hAnsi="Times New Roman" w:cs="Times New Roman"/>
          <w:sz w:val="24"/>
          <w:szCs w:val="24"/>
        </w:rPr>
      </w:pPr>
      <w:r w:rsidRPr="002A02CA">
        <w:rPr>
          <w:rFonts w:ascii="Times New Roman" w:hAnsi="Times New Roman" w:cs="Times New Roman"/>
          <w:noProof/>
          <w:sz w:val="24"/>
          <w:szCs w:val="24"/>
        </w:rPr>
        <w:lastRenderedPageBreak/>
        <w:drawing>
          <wp:inline distT="0" distB="0" distL="0" distR="0" wp14:anchorId="0AEB7319" wp14:editId="2A1131FF">
            <wp:extent cx="5943600" cy="3343275"/>
            <wp:effectExtent l="0" t="0" r="0" b="9525"/>
            <wp:docPr id="1" name="Picture 1" descr="U:\R_packages\ss3simfork\inst\extdata\econ\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_packages\ss3simfork\inst\extdata\econ\fig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7B9B07" w14:textId="77EA709E" w:rsidR="00223FCE" w:rsidRPr="00AB01E5" w:rsidRDefault="00223FCE" w:rsidP="00223FCE">
      <w:pPr>
        <w:pStyle w:val="NoSpacing"/>
        <w:rPr>
          <w:rFonts w:ascii="Times New Roman" w:hAnsi="Times New Roman" w:cs="Times New Roman"/>
          <w:sz w:val="24"/>
          <w:szCs w:val="24"/>
        </w:rPr>
      </w:pPr>
      <w:bookmarkStart w:id="314" w:name="_Ref97819593"/>
      <w:r w:rsidRPr="00AB01E5">
        <w:rPr>
          <w:rFonts w:ascii="Times New Roman" w:hAnsi="Times New Roman" w:cs="Times New Roman"/>
          <w:sz w:val="24"/>
          <w:szCs w:val="24"/>
        </w:rPr>
        <w:t xml:space="preserve">Figure </w:t>
      </w:r>
      <w:r w:rsidRPr="00AB01E5">
        <w:rPr>
          <w:rFonts w:ascii="Times New Roman" w:hAnsi="Times New Roman" w:cs="Times New Roman"/>
          <w:sz w:val="24"/>
          <w:szCs w:val="24"/>
        </w:rPr>
        <w:fldChar w:fldCharType="begin"/>
      </w:r>
      <w:r w:rsidRPr="00AB01E5">
        <w:rPr>
          <w:rFonts w:ascii="Times New Roman" w:hAnsi="Times New Roman" w:cs="Times New Roman"/>
          <w:sz w:val="24"/>
          <w:szCs w:val="24"/>
        </w:rPr>
        <w:instrText xml:space="preserve"> SEQ Figure \* ARABIC </w:instrText>
      </w:r>
      <w:r w:rsidRPr="00AB01E5">
        <w:rPr>
          <w:rFonts w:ascii="Times New Roman" w:hAnsi="Times New Roman" w:cs="Times New Roman"/>
          <w:sz w:val="24"/>
          <w:szCs w:val="24"/>
        </w:rPr>
        <w:fldChar w:fldCharType="separate"/>
      </w:r>
      <w:r w:rsidR="00B3437D">
        <w:rPr>
          <w:rFonts w:ascii="Times New Roman" w:hAnsi="Times New Roman" w:cs="Times New Roman"/>
          <w:noProof/>
          <w:sz w:val="24"/>
          <w:szCs w:val="24"/>
        </w:rPr>
        <w:t>3</w:t>
      </w:r>
      <w:r w:rsidRPr="00AB01E5">
        <w:rPr>
          <w:rFonts w:ascii="Times New Roman" w:hAnsi="Times New Roman" w:cs="Times New Roman"/>
          <w:sz w:val="24"/>
          <w:szCs w:val="24"/>
        </w:rPr>
        <w:fldChar w:fldCharType="end"/>
      </w:r>
      <w:bookmarkEnd w:id="314"/>
      <w:r w:rsidR="00E15980">
        <w:rPr>
          <w:rFonts w:ascii="Times New Roman" w:hAnsi="Times New Roman" w:cs="Times New Roman"/>
          <w:sz w:val="24"/>
          <w:szCs w:val="24"/>
        </w:rPr>
        <w:t>: Scenarios 1 (left panel) and 2 (right panel). Areas are shaded by abundance, while each sequence of arrows represents a representative (randomly chosen) trip.</w:t>
      </w:r>
      <w:ins w:id="315" w:author="Allen.Chen" w:date="2025-03-06T19:06:00Z">
        <w:r w:rsidR="00794D7D">
          <w:rPr>
            <w:rFonts w:ascii="Times New Roman" w:hAnsi="Times New Roman" w:cs="Times New Roman"/>
            <w:sz w:val="24"/>
            <w:szCs w:val="24"/>
          </w:rPr>
          <w:t xml:space="preserve"> Red numbers represent a choice occasion, and the arrow where the ves</w:t>
        </w:r>
      </w:ins>
      <w:ins w:id="316" w:author="Allen.Chen" w:date="2025-03-06T19:07:00Z">
        <w:r w:rsidR="00794D7D">
          <w:rPr>
            <w:rFonts w:ascii="Times New Roman" w:hAnsi="Times New Roman" w:cs="Times New Roman"/>
            <w:sz w:val="24"/>
            <w:szCs w:val="24"/>
          </w:rPr>
          <w:t>sel moved to.</w:t>
        </w:r>
      </w:ins>
    </w:p>
    <w:p w14:paraId="55D37E2B" w14:textId="00C123D2" w:rsidR="00223FCE" w:rsidRDefault="00223FCE">
      <w:pPr>
        <w:rPr>
          <w:rFonts w:ascii="Times New Roman" w:hAnsi="Times New Roman" w:cs="Times New Roman"/>
          <w:sz w:val="24"/>
          <w:szCs w:val="24"/>
        </w:rPr>
      </w:pPr>
      <w:r>
        <w:rPr>
          <w:rFonts w:ascii="Times New Roman" w:hAnsi="Times New Roman" w:cs="Times New Roman"/>
          <w:sz w:val="24"/>
          <w:szCs w:val="24"/>
        </w:rPr>
        <w:br w:type="page"/>
      </w:r>
    </w:p>
    <w:p w14:paraId="1245E514" w14:textId="0774AB2A" w:rsidR="000C50AB" w:rsidRPr="00423AB6" w:rsidDel="00635E0D" w:rsidRDefault="000C50AB" w:rsidP="000C50AB">
      <w:pPr>
        <w:pStyle w:val="NoSpacing"/>
        <w:rPr>
          <w:del w:id="317" w:author="Allen.Chen" w:date="2025-03-11T16:30:00Z"/>
          <w:rFonts w:ascii="Times New Roman" w:hAnsi="Times New Roman" w:cs="Times New Roman"/>
          <w:sz w:val="24"/>
          <w:szCs w:val="24"/>
        </w:rPr>
      </w:pPr>
      <w:bookmarkStart w:id="318" w:name="_Ref114059801"/>
      <w:del w:id="319" w:author="Allen.Chen" w:date="2025-03-11T16:30:00Z">
        <w:r w:rsidRPr="003C5B07" w:rsidDel="00635E0D">
          <w:rPr>
            <w:rFonts w:ascii="Times New Roman" w:hAnsi="Times New Roman" w:cs="Times New Roman"/>
            <w:sz w:val="24"/>
            <w:szCs w:val="24"/>
          </w:rPr>
          <w:lastRenderedPageBreak/>
          <w:delText xml:space="preserve">Table </w:delText>
        </w:r>
        <w:r w:rsidRPr="003C5B07" w:rsidDel="00635E0D">
          <w:rPr>
            <w:rFonts w:ascii="Times New Roman" w:hAnsi="Times New Roman" w:cs="Times New Roman"/>
            <w:sz w:val="24"/>
            <w:szCs w:val="24"/>
          </w:rPr>
          <w:fldChar w:fldCharType="begin"/>
        </w:r>
        <w:r w:rsidRPr="003C5B07" w:rsidDel="00635E0D">
          <w:rPr>
            <w:rFonts w:ascii="Times New Roman" w:hAnsi="Times New Roman" w:cs="Times New Roman"/>
            <w:sz w:val="24"/>
            <w:szCs w:val="24"/>
          </w:rPr>
          <w:delInstrText xml:space="preserve"> SEQ Table \* ARABIC </w:delInstrText>
        </w:r>
        <w:r w:rsidRPr="003C5B07" w:rsidDel="00635E0D">
          <w:rPr>
            <w:rFonts w:ascii="Times New Roman" w:hAnsi="Times New Roman" w:cs="Times New Roman"/>
            <w:sz w:val="24"/>
            <w:szCs w:val="24"/>
          </w:rPr>
          <w:fldChar w:fldCharType="separate"/>
        </w:r>
        <w:r w:rsidR="00032C0A" w:rsidDel="00635E0D">
          <w:rPr>
            <w:rFonts w:ascii="Times New Roman" w:hAnsi="Times New Roman" w:cs="Times New Roman"/>
            <w:noProof/>
            <w:sz w:val="24"/>
            <w:szCs w:val="24"/>
          </w:rPr>
          <w:delText>2</w:delText>
        </w:r>
        <w:r w:rsidRPr="003C5B07" w:rsidDel="00635E0D">
          <w:rPr>
            <w:rFonts w:ascii="Times New Roman" w:hAnsi="Times New Roman" w:cs="Times New Roman"/>
            <w:sz w:val="24"/>
            <w:szCs w:val="24"/>
          </w:rPr>
          <w:fldChar w:fldCharType="end"/>
        </w:r>
        <w:bookmarkEnd w:id="318"/>
        <w:r w:rsidDel="00635E0D">
          <w:rPr>
            <w:rFonts w:ascii="Times New Roman" w:hAnsi="Times New Roman" w:cs="Times New Roman"/>
            <w:sz w:val="24"/>
            <w:szCs w:val="24"/>
          </w:rPr>
          <w:delText>. Fisher behavior and spatial abundance scenarios, along with their hypothesis and justification.</w:delText>
        </w:r>
        <w:commentRangeStart w:id="320"/>
        <w:r w:rsidR="006477A2" w:rsidDel="00635E0D">
          <w:rPr>
            <w:rStyle w:val="FootnoteReference"/>
            <w:rFonts w:ascii="Times New Roman" w:hAnsi="Times New Roman" w:cs="Times New Roman"/>
            <w:sz w:val="24"/>
            <w:szCs w:val="24"/>
          </w:rPr>
          <w:footnoteReference w:id="10"/>
        </w:r>
        <w:commentRangeEnd w:id="320"/>
        <w:r w:rsidR="002C2AF5" w:rsidDel="00635E0D">
          <w:rPr>
            <w:rStyle w:val="CommentReference"/>
            <w:rFonts w:ascii="Times New Roman" w:eastAsia="Times New Roman" w:hAnsi="Times New Roman" w:cs="Times New Roman"/>
          </w:rPr>
          <w:commentReference w:id="320"/>
        </w:r>
      </w:del>
    </w:p>
    <w:tbl>
      <w:tblPr>
        <w:tblStyle w:val="PlainTable1"/>
        <w:tblW w:w="5000" w:type="pct"/>
        <w:tblLook w:val="04A0" w:firstRow="1" w:lastRow="0" w:firstColumn="1" w:lastColumn="0" w:noHBand="0" w:noVBand="1"/>
      </w:tblPr>
      <w:tblGrid>
        <w:gridCol w:w="1340"/>
        <w:gridCol w:w="3031"/>
        <w:gridCol w:w="2799"/>
        <w:gridCol w:w="2180"/>
      </w:tblGrid>
      <w:tr w:rsidR="000C50AB" w:rsidDel="00635E0D" w14:paraId="1808DCAC" w14:textId="70AFCB83" w:rsidTr="00140E21">
        <w:trPr>
          <w:cnfStyle w:val="100000000000" w:firstRow="1" w:lastRow="0" w:firstColumn="0" w:lastColumn="0" w:oddVBand="0" w:evenVBand="0" w:oddHBand="0" w:evenHBand="0" w:firstRowFirstColumn="0" w:firstRowLastColumn="0" w:lastRowFirstColumn="0" w:lastRowLastColumn="0"/>
          <w:del w:id="323" w:author="Allen.Chen" w:date="2025-03-11T16:30:00Z"/>
        </w:trPr>
        <w:tc>
          <w:tcPr>
            <w:cnfStyle w:val="001000000000" w:firstRow="0" w:lastRow="0" w:firstColumn="1" w:lastColumn="0" w:oddVBand="0" w:evenVBand="0" w:oddHBand="0" w:evenHBand="0" w:firstRowFirstColumn="0" w:firstRowLastColumn="0" w:lastRowFirstColumn="0" w:lastRowLastColumn="0"/>
            <w:tcW w:w="716" w:type="pct"/>
          </w:tcPr>
          <w:p w14:paraId="1E71F9D9" w14:textId="560A87C1" w:rsidR="000C50AB" w:rsidRPr="007A5392" w:rsidDel="00635E0D" w:rsidRDefault="00B129AC" w:rsidP="00B129AC">
            <w:pPr>
              <w:pStyle w:val="NoSpacing"/>
              <w:rPr>
                <w:del w:id="324" w:author="Allen.Chen" w:date="2025-03-11T16:30:00Z"/>
                <w:rFonts w:ascii="Times New Roman" w:hAnsi="Times New Roman" w:cs="Times New Roman"/>
                <w:sz w:val="24"/>
                <w:szCs w:val="24"/>
              </w:rPr>
            </w:pPr>
            <w:del w:id="325" w:author="Allen.Chen" w:date="2025-03-11T16:30:00Z">
              <w:r w:rsidRPr="00B129AC" w:rsidDel="00635E0D">
                <w:rPr>
                  <w:rFonts w:ascii="Times New Roman" w:hAnsi="Times New Roman" w:cs="Times New Roman"/>
                  <w:bCs w:val="0"/>
                  <w:sz w:val="24"/>
                  <w:szCs w:val="24"/>
                </w:rPr>
                <w:delText>I.</w:delText>
              </w:r>
              <w:r w:rsidRPr="00B129AC" w:rsidDel="00635E0D">
                <w:rPr>
                  <w:rFonts w:ascii="Times New Roman" w:hAnsi="Times New Roman" w:cs="Times New Roman"/>
                  <w:sz w:val="24"/>
                  <w:szCs w:val="24"/>
                </w:rPr>
                <w:delText xml:space="preserve"> </w:delText>
              </w:r>
              <w:r w:rsidR="008C43BF" w:rsidRPr="00B129AC" w:rsidDel="00635E0D">
                <w:rPr>
                  <w:rFonts w:ascii="Times New Roman" w:hAnsi="Times New Roman" w:cs="Times New Roman"/>
                  <w:sz w:val="24"/>
                  <w:szCs w:val="24"/>
                </w:rPr>
                <w:delText>Scenario name</w:delText>
              </w:r>
            </w:del>
          </w:p>
        </w:tc>
        <w:tc>
          <w:tcPr>
            <w:tcW w:w="1621" w:type="pct"/>
          </w:tcPr>
          <w:p w14:paraId="158ABB8C" w14:textId="2FCEFD0D" w:rsidR="000C50AB" w:rsidRPr="008C43BF" w:rsidDel="00635E0D" w:rsidRDefault="00B129AC" w:rsidP="007A5392">
            <w:pPr>
              <w:pStyle w:val="NoSpacing"/>
              <w:cnfStyle w:val="100000000000" w:firstRow="1" w:lastRow="0" w:firstColumn="0" w:lastColumn="0" w:oddVBand="0" w:evenVBand="0" w:oddHBand="0" w:evenHBand="0" w:firstRowFirstColumn="0" w:firstRowLastColumn="0" w:lastRowFirstColumn="0" w:lastRowLastColumn="0"/>
              <w:rPr>
                <w:del w:id="326" w:author="Allen.Chen" w:date="2025-03-11T16:30:00Z"/>
                <w:rFonts w:ascii="Times New Roman" w:hAnsi="Times New Roman" w:cs="Times New Roman"/>
                <w:sz w:val="24"/>
                <w:szCs w:val="24"/>
              </w:rPr>
            </w:pPr>
            <w:del w:id="327" w:author="Allen.Chen" w:date="2025-03-11T16:30:00Z">
              <w:r w:rsidDel="00635E0D">
                <w:rPr>
                  <w:rFonts w:ascii="Times New Roman" w:hAnsi="Times New Roman" w:cs="Times New Roman"/>
                  <w:sz w:val="24"/>
                  <w:szCs w:val="24"/>
                </w:rPr>
                <w:delText xml:space="preserve">II. </w:delText>
              </w:r>
              <w:r w:rsidR="007A5392" w:rsidDel="00635E0D">
                <w:rPr>
                  <w:rFonts w:ascii="Times New Roman" w:hAnsi="Times New Roman" w:cs="Times New Roman"/>
                  <w:sz w:val="24"/>
                  <w:szCs w:val="24"/>
                </w:rPr>
                <w:delText>Description and h</w:delText>
              </w:r>
              <w:r w:rsidR="000C50AB" w:rsidRPr="008C43BF" w:rsidDel="00635E0D">
                <w:rPr>
                  <w:rFonts w:ascii="Times New Roman" w:hAnsi="Times New Roman" w:cs="Times New Roman"/>
                  <w:sz w:val="24"/>
                  <w:szCs w:val="24"/>
                </w:rPr>
                <w:delText>ypothesis</w:delText>
              </w:r>
            </w:del>
          </w:p>
        </w:tc>
        <w:tc>
          <w:tcPr>
            <w:tcW w:w="1497" w:type="pct"/>
          </w:tcPr>
          <w:p w14:paraId="0649A8CE" w14:textId="68355BDB" w:rsidR="000C50AB" w:rsidRPr="008C43BF" w:rsidDel="00635E0D" w:rsidRDefault="00B129AC" w:rsidP="00E454D1">
            <w:pPr>
              <w:pStyle w:val="NoSpacing"/>
              <w:cnfStyle w:val="100000000000" w:firstRow="1" w:lastRow="0" w:firstColumn="0" w:lastColumn="0" w:oddVBand="0" w:evenVBand="0" w:oddHBand="0" w:evenHBand="0" w:firstRowFirstColumn="0" w:firstRowLastColumn="0" w:lastRowFirstColumn="0" w:lastRowLastColumn="0"/>
              <w:rPr>
                <w:del w:id="328" w:author="Allen.Chen" w:date="2025-03-11T16:30:00Z"/>
                <w:rFonts w:ascii="Times New Roman" w:hAnsi="Times New Roman" w:cs="Times New Roman"/>
                <w:sz w:val="24"/>
                <w:szCs w:val="24"/>
              </w:rPr>
            </w:pPr>
            <w:del w:id="329" w:author="Allen.Chen" w:date="2025-03-11T16:30:00Z">
              <w:r w:rsidDel="00635E0D">
                <w:rPr>
                  <w:rFonts w:ascii="Times New Roman" w:hAnsi="Times New Roman" w:cs="Times New Roman"/>
                  <w:sz w:val="24"/>
                  <w:szCs w:val="24"/>
                </w:rPr>
                <w:delText xml:space="preserve">III. </w:delText>
              </w:r>
              <w:r w:rsidR="000C50AB" w:rsidRPr="008C43BF" w:rsidDel="00635E0D">
                <w:rPr>
                  <w:rFonts w:ascii="Times New Roman" w:hAnsi="Times New Roman" w:cs="Times New Roman"/>
                  <w:sz w:val="24"/>
                  <w:szCs w:val="24"/>
                </w:rPr>
                <w:delText>Fisher coverage</w:delText>
              </w:r>
            </w:del>
          </w:p>
        </w:tc>
        <w:tc>
          <w:tcPr>
            <w:tcW w:w="1167" w:type="pct"/>
          </w:tcPr>
          <w:p w14:paraId="52DD8A20" w14:textId="09648786" w:rsidR="000C50AB" w:rsidRPr="00423AB6" w:rsidDel="00635E0D" w:rsidRDefault="00B129AC" w:rsidP="00E454D1">
            <w:pPr>
              <w:pStyle w:val="NoSpacing"/>
              <w:cnfStyle w:val="100000000000" w:firstRow="1" w:lastRow="0" w:firstColumn="0" w:lastColumn="0" w:oddVBand="0" w:evenVBand="0" w:oddHBand="0" w:evenHBand="0" w:firstRowFirstColumn="0" w:firstRowLastColumn="0" w:lastRowFirstColumn="0" w:lastRowLastColumn="0"/>
              <w:rPr>
                <w:del w:id="330" w:author="Allen.Chen" w:date="2025-03-11T16:30:00Z"/>
                <w:rFonts w:ascii="Times New Roman" w:hAnsi="Times New Roman" w:cs="Times New Roman"/>
                <w:sz w:val="24"/>
                <w:szCs w:val="24"/>
              </w:rPr>
            </w:pPr>
            <w:del w:id="331" w:author="Allen.Chen" w:date="2025-03-11T16:30:00Z">
              <w:r w:rsidDel="00635E0D">
                <w:rPr>
                  <w:rFonts w:ascii="Times New Roman" w:hAnsi="Times New Roman" w:cs="Times New Roman"/>
                  <w:sz w:val="24"/>
                  <w:szCs w:val="24"/>
                </w:rPr>
                <w:delText xml:space="preserve">IV. </w:delText>
              </w:r>
              <w:r w:rsidR="000C50AB" w:rsidRPr="003C5B07" w:rsidDel="00635E0D">
                <w:rPr>
                  <w:rFonts w:ascii="Times New Roman" w:hAnsi="Times New Roman" w:cs="Times New Roman"/>
                  <w:sz w:val="24"/>
                  <w:szCs w:val="24"/>
                </w:rPr>
                <w:delText>Spatial abundance</w:delText>
              </w:r>
            </w:del>
          </w:p>
        </w:tc>
      </w:tr>
      <w:tr w:rsidR="000C50AB" w:rsidDel="00635E0D" w14:paraId="4D0D4C47" w14:textId="417D070C" w:rsidTr="00140E21">
        <w:trPr>
          <w:cnfStyle w:val="000000100000" w:firstRow="0" w:lastRow="0" w:firstColumn="0" w:lastColumn="0" w:oddVBand="0" w:evenVBand="0" w:oddHBand="1" w:evenHBand="0" w:firstRowFirstColumn="0" w:firstRowLastColumn="0" w:lastRowFirstColumn="0" w:lastRowLastColumn="0"/>
          <w:del w:id="332" w:author="Allen.Chen" w:date="2025-03-11T16:30:00Z"/>
        </w:trPr>
        <w:tc>
          <w:tcPr>
            <w:cnfStyle w:val="001000000000" w:firstRow="0" w:lastRow="0" w:firstColumn="1" w:lastColumn="0" w:oddVBand="0" w:evenVBand="0" w:oddHBand="0" w:evenHBand="0" w:firstRowFirstColumn="0" w:firstRowLastColumn="0" w:lastRowFirstColumn="0" w:lastRowLastColumn="0"/>
            <w:tcW w:w="716" w:type="pct"/>
          </w:tcPr>
          <w:p w14:paraId="27066D4E" w14:textId="018FAE70" w:rsidR="000C50AB" w:rsidRPr="00423AB6" w:rsidDel="00635E0D" w:rsidRDefault="000C50AB" w:rsidP="00E454D1">
            <w:pPr>
              <w:pStyle w:val="NoSpacing"/>
              <w:rPr>
                <w:del w:id="333" w:author="Allen.Chen" w:date="2025-03-11T16:30:00Z"/>
                <w:rFonts w:ascii="Times New Roman" w:hAnsi="Times New Roman" w:cs="Times New Roman"/>
                <w:sz w:val="24"/>
                <w:szCs w:val="24"/>
              </w:rPr>
            </w:pPr>
            <w:del w:id="334" w:author="Allen.Chen" w:date="2025-03-11T16:30:00Z">
              <w:r w:rsidRPr="003C5B07" w:rsidDel="00635E0D">
                <w:rPr>
                  <w:rFonts w:ascii="Times New Roman" w:hAnsi="Times New Roman" w:cs="Times New Roman"/>
                  <w:sz w:val="24"/>
                  <w:szCs w:val="24"/>
                </w:rPr>
                <w:delText>1: Baseline</w:delText>
              </w:r>
            </w:del>
          </w:p>
        </w:tc>
        <w:tc>
          <w:tcPr>
            <w:tcW w:w="1621" w:type="pct"/>
          </w:tcPr>
          <w:p w14:paraId="3C9C135E" w14:textId="4A0054B2" w:rsidR="000C50AB" w:rsidDel="00635E0D" w:rsidRDefault="000C50AB" w:rsidP="00281DE9">
            <w:pPr>
              <w:pStyle w:val="NoSpacing"/>
              <w:cnfStyle w:val="000000100000" w:firstRow="0" w:lastRow="0" w:firstColumn="0" w:lastColumn="0" w:oddVBand="0" w:evenVBand="0" w:oddHBand="1" w:evenHBand="0" w:firstRowFirstColumn="0" w:firstRowLastColumn="0" w:lastRowFirstColumn="0" w:lastRowLastColumn="0"/>
              <w:rPr>
                <w:del w:id="335" w:author="Allen.Chen" w:date="2025-03-11T16:30:00Z"/>
                <w:rFonts w:ascii="Times New Roman" w:hAnsi="Times New Roman" w:cs="Times New Roman"/>
                <w:sz w:val="24"/>
                <w:szCs w:val="24"/>
              </w:rPr>
            </w:pPr>
            <w:del w:id="336" w:author="Allen.Chen" w:date="2025-03-11T16:30:00Z">
              <w:r w:rsidDel="00635E0D">
                <w:rPr>
                  <w:rFonts w:ascii="Times New Roman" w:hAnsi="Times New Roman" w:cs="Times New Roman"/>
                  <w:sz w:val="24"/>
                  <w:szCs w:val="24"/>
                </w:rPr>
                <w:delText xml:space="preserve">All </w:delText>
              </w:r>
              <w:r w:rsidR="009B7147" w:rsidDel="00635E0D">
                <w:rPr>
                  <w:rFonts w:ascii="Times New Roman" w:hAnsi="Times New Roman" w:cs="Times New Roman"/>
                  <w:sz w:val="24"/>
                  <w:szCs w:val="24"/>
                </w:rPr>
                <w:delText>area</w:delText>
              </w:r>
              <w:r w:rsidDel="00635E0D">
                <w:rPr>
                  <w:rFonts w:ascii="Times New Roman" w:hAnsi="Times New Roman" w:cs="Times New Roman"/>
                  <w:sz w:val="24"/>
                  <w:szCs w:val="24"/>
                </w:rPr>
                <w:delText xml:space="preserve">s are well-sampled, and fishers of different characteristics are well distributed across different starting </w:delText>
              </w:r>
              <w:r w:rsidR="009B7147" w:rsidDel="00635E0D">
                <w:rPr>
                  <w:rFonts w:ascii="Times New Roman" w:hAnsi="Times New Roman" w:cs="Times New Roman"/>
                  <w:sz w:val="24"/>
                  <w:szCs w:val="24"/>
                </w:rPr>
                <w:delText>area</w:delText>
              </w:r>
              <w:r w:rsidDel="00635E0D">
                <w:rPr>
                  <w:rFonts w:ascii="Times New Roman" w:hAnsi="Times New Roman" w:cs="Times New Roman"/>
                  <w:sz w:val="24"/>
                  <w:szCs w:val="24"/>
                </w:rPr>
                <w:delText>s</w:delText>
              </w:r>
              <w:r w:rsidR="00D96911" w:rsidDel="00635E0D">
                <w:rPr>
                  <w:rFonts w:ascii="Times New Roman" w:hAnsi="Times New Roman" w:cs="Times New Roman"/>
                  <w:sz w:val="24"/>
                  <w:szCs w:val="24"/>
                </w:rPr>
                <w:delText xml:space="preserve">. We hypothesize </w:delText>
              </w:r>
              <w:r w:rsidDel="00635E0D">
                <w:rPr>
                  <w:rFonts w:ascii="Times New Roman" w:hAnsi="Times New Roman" w:cs="Times New Roman"/>
                  <w:sz w:val="24"/>
                  <w:szCs w:val="24"/>
                </w:rPr>
                <w:delText xml:space="preserve">the corrected index </w:delText>
              </w:r>
            </w:del>
            <w:del w:id="337" w:author="Allen.Chen" w:date="2025-03-06T19:09:00Z">
              <w:r w:rsidR="00D96911" w:rsidDel="00794D7D">
                <w:rPr>
                  <w:rFonts w:ascii="Times New Roman" w:hAnsi="Times New Roman" w:cs="Times New Roman"/>
                  <w:sz w:val="24"/>
                  <w:szCs w:val="24"/>
                </w:rPr>
                <w:delText xml:space="preserve">will </w:delText>
              </w:r>
              <w:r w:rsidDel="00794D7D">
                <w:rPr>
                  <w:rFonts w:ascii="Times New Roman" w:hAnsi="Times New Roman" w:cs="Times New Roman"/>
                  <w:sz w:val="24"/>
                  <w:szCs w:val="24"/>
                </w:rPr>
                <w:delText>perform well</w:delText>
              </w:r>
            </w:del>
            <w:del w:id="338" w:author="Allen.Chen" w:date="2025-03-11T16:30:00Z">
              <w:r w:rsidDel="00635E0D">
                <w:rPr>
                  <w:rFonts w:ascii="Times New Roman" w:hAnsi="Times New Roman" w:cs="Times New Roman"/>
                  <w:sz w:val="24"/>
                  <w:szCs w:val="24"/>
                </w:rPr>
                <w:delText>.</w:delText>
              </w:r>
            </w:del>
          </w:p>
        </w:tc>
        <w:tc>
          <w:tcPr>
            <w:tcW w:w="1497" w:type="pct"/>
          </w:tcPr>
          <w:p w14:paraId="4A9FC24F" w14:textId="4A651971" w:rsidR="000C50AB" w:rsidRPr="0006053A" w:rsidDel="00635E0D" w:rsidRDefault="007A785B" w:rsidP="007A785B">
            <w:pPr>
              <w:pStyle w:val="NoSpacing"/>
              <w:cnfStyle w:val="000000100000" w:firstRow="0" w:lastRow="0" w:firstColumn="0" w:lastColumn="0" w:oddVBand="0" w:evenVBand="0" w:oddHBand="1" w:evenHBand="0" w:firstRowFirstColumn="0" w:firstRowLastColumn="0" w:lastRowFirstColumn="0" w:lastRowLastColumn="0"/>
              <w:rPr>
                <w:del w:id="339" w:author="Allen.Chen" w:date="2025-03-11T16:30:00Z"/>
                <w:rFonts w:ascii="Times New Roman" w:hAnsi="Times New Roman"/>
                <w:sz w:val="24"/>
              </w:rPr>
            </w:pPr>
            <w:del w:id="340" w:author="Allen.Chen" w:date="2025-03-11T16:30:00Z">
              <w:r w:rsidDel="00635E0D">
                <w:rPr>
                  <w:rFonts w:ascii="Times New Roman" w:hAnsi="Times New Roman" w:cs="Times New Roman"/>
                  <w:sz w:val="24"/>
                  <w:szCs w:val="24"/>
                </w:rPr>
                <w:delText>There is an equal probability of starting in each area: vessels only make one haul from the starting area, choosing to stay or go to another area.</w:delText>
              </w:r>
              <w:r w:rsidR="000C50AB" w:rsidDel="00635E0D">
                <w:rPr>
                  <w:rFonts w:ascii="Times New Roman" w:hAnsi="Times New Roman" w:cs="Times New Roman"/>
                  <w:sz w:val="24"/>
                  <w:szCs w:val="24"/>
                </w:rPr>
                <w:delText xml:space="preserve"> </w:delText>
              </w:r>
            </w:del>
          </w:p>
        </w:tc>
        <w:tc>
          <w:tcPr>
            <w:tcW w:w="1167" w:type="pct"/>
          </w:tcPr>
          <w:p w14:paraId="6DEE1D46" w14:textId="2D59D073" w:rsidR="000C50AB" w:rsidDel="00635E0D" w:rsidRDefault="007A785B" w:rsidP="00E454D1">
            <w:pPr>
              <w:pStyle w:val="NoSpacing"/>
              <w:cnfStyle w:val="000000100000" w:firstRow="0" w:lastRow="0" w:firstColumn="0" w:lastColumn="0" w:oddVBand="0" w:evenVBand="0" w:oddHBand="1" w:evenHBand="0" w:firstRowFirstColumn="0" w:firstRowLastColumn="0" w:lastRowFirstColumn="0" w:lastRowLastColumn="0"/>
              <w:rPr>
                <w:del w:id="341" w:author="Allen.Chen" w:date="2025-03-11T16:30:00Z"/>
                <w:rFonts w:ascii="Times New Roman" w:eastAsiaTheme="minorEastAsia" w:hAnsi="Times New Roman" w:cs="Times New Roman"/>
                <w:sz w:val="24"/>
                <w:szCs w:val="24"/>
              </w:rPr>
            </w:pPr>
            <w:del w:id="342" w:author="Allen.Chen" w:date="2025-03-11T16:30:00Z">
              <w:r w:rsidDel="00635E0D">
                <w:rPr>
                  <w:rFonts w:ascii="Times New Roman" w:eastAsiaTheme="minorEastAsia" w:hAnsi="Times New Roman" w:cs="Times New Roman"/>
                  <w:sz w:val="24"/>
                  <w:szCs w:val="24"/>
                </w:rPr>
                <w:delText>Relative a</w:delText>
              </w:r>
              <w:r w:rsidR="000C50AB" w:rsidDel="00635E0D">
                <w:rPr>
                  <w:rFonts w:ascii="Times New Roman" w:eastAsiaTheme="minorEastAsia" w:hAnsi="Times New Roman" w:cs="Times New Roman"/>
                  <w:sz w:val="24"/>
                  <w:szCs w:val="24"/>
                </w:rPr>
                <w:delText xml:space="preserve">bundance is fixed per </w:delText>
              </w:r>
              <w:r w:rsidR="009B7147" w:rsidDel="00635E0D">
                <w:rPr>
                  <w:rFonts w:ascii="Times New Roman" w:eastAsiaTheme="minorEastAsia" w:hAnsi="Times New Roman" w:cs="Times New Roman"/>
                  <w:sz w:val="24"/>
                  <w:szCs w:val="24"/>
                </w:rPr>
                <w:delText>area</w:delText>
              </w:r>
              <w:r w:rsidR="000C50AB" w:rsidDel="00635E0D">
                <w:rPr>
                  <w:rFonts w:ascii="Times New Roman" w:eastAsiaTheme="minorEastAsia" w:hAnsi="Times New Roman" w:cs="Times New Roman"/>
                  <w:sz w:val="24"/>
                  <w:szCs w:val="24"/>
                </w:rPr>
                <w:delText xml:space="preserve"> and constant over time: </w:delText>
              </w:r>
            </w:del>
          </w:p>
          <w:p w14:paraId="62E5F8B2" w14:textId="254E14B2" w:rsidR="000C50AB" w:rsidRPr="003C5B07" w:rsidDel="00635E0D" w:rsidRDefault="00B935FD" w:rsidP="00E454D1">
            <w:pPr>
              <w:pStyle w:val="NoSpacing"/>
              <w:cnfStyle w:val="000000100000" w:firstRow="0" w:lastRow="0" w:firstColumn="0" w:lastColumn="0" w:oddVBand="0" w:evenVBand="0" w:oddHBand="1" w:evenHBand="0" w:firstRowFirstColumn="0" w:firstRowLastColumn="0" w:lastRowFirstColumn="0" w:lastRowLastColumn="0"/>
              <w:rPr>
                <w:del w:id="343" w:author="Allen.Chen" w:date="2025-03-11T16:30:00Z"/>
                <w:rFonts w:ascii="Times New Roman" w:eastAsiaTheme="minorEastAsia" w:hAnsi="Times New Roman" w:cs="Times New Roman"/>
                <w:sz w:val="24"/>
                <w:szCs w:val="24"/>
              </w:rPr>
            </w:pPr>
            <m:oMathPara>
              <m:oMath>
                <m:acc>
                  <m:accPr>
                    <m:chr m:val="⃗"/>
                    <m:ctrlPr>
                      <w:del w:id="344" w:author="Allen.Chen" w:date="2025-03-11T16:30:00Z">
                        <w:rPr>
                          <w:rFonts w:ascii="Cambria Math" w:eastAsiaTheme="minorEastAsia" w:hAnsi="Cambria Math" w:cs="Times New Roman"/>
                          <w:b/>
                          <w:i/>
                          <w:sz w:val="24"/>
                          <w:szCs w:val="24"/>
                        </w:rPr>
                      </w:del>
                    </m:ctrlPr>
                  </m:accPr>
                  <m:e>
                    <m:r>
                      <w:del w:id="345" w:author="Allen.Chen" w:date="2025-03-11T16:30:00Z">
                        <m:rPr>
                          <m:sty m:val="bi"/>
                        </m:rPr>
                        <w:rPr>
                          <w:rFonts w:ascii="Cambria Math" w:eastAsiaTheme="minorEastAsia" w:hAnsi="Cambria Math" w:cs="Times New Roman"/>
                          <w:sz w:val="24"/>
                          <w:szCs w:val="24"/>
                        </w:rPr>
                        <m:t>β</m:t>
                      </w:del>
                    </m:r>
                  </m:e>
                </m:acc>
                <m:r>
                  <w:del w:id="346" w:author="Allen.Chen" w:date="2025-03-11T16:30:00Z">
                    <w:rPr>
                      <w:rFonts w:ascii="Cambria Math" w:eastAsiaTheme="minorEastAsia" w:hAnsi="Cambria Math" w:cs="Times New Roman"/>
                      <w:sz w:val="24"/>
                      <w:szCs w:val="24"/>
                    </w:rPr>
                    <m:t>=seq</m:t>
                  </w:del>
                </m:r>
                <m:d>
                  <m:dPr>
                    <m:ctrlPr>
                      <w:del w:id="347" w:author="Allen.Chen" w:date="2025-03-11T16:30:00Z">
                        <w:rPr>
                          <w:rFonts w:ascii="Cambria Math" w:eastAsiaTheme="minorEastAsia" w:hAnsi="Cambria Math" w:cs="Times New Roman"/>
                          <w:i/>
                          <w:sz w:val="24"/>
                          <w:szCs w:val="24"/>
                        </w:rPr>
                      </w:del>
                    </m:ctrlPr>
                  </m:dPr>
                  <m:e>
                    <m:eqArr>
                      <m:eqArrPr>
                        <m:ctrlPr>
                          <w:del w:id="348" w:author="Allen.Chen" w:date="2025-03-11T16:30:00Z">
                            <w:rPr>
                              <w:rFonts w:ascii="Cambria Math" w:eastAsiaTheme="minorEastAsia" w:hAnsi="Cambria Math" w:cs="Times New Roman"/>
                              <w:i/>
                              <w:sz w:val="24"/>
                              <w:szCs w:val="24"/>
                            </w:rPr>
                          </w:del>
                        </m:ctrlPr>
                      </m:eqArrPr>
                      <m:e>
                        <m:r>
                          <w:del w:id="349" w:author="Allen.Chen" w:date="2025-03-11T16:30:00Z">
                            <w:rPr>
                              <w:rFonts w:ascii="Cambria Math" w:eastAsiaTheme="minorEastAsia" w:hAnsi="Cambria Math" w:cs="Times New Roman"/>
                              <w:sz w:val="24"/>
                              <w:szCs w:val="24"/>
                            </w:rPr>
                            <m:t xml:space="preserve">0.7, 1.5, </m:t>
                          </w:del>
                        </m:r>
                      </m:e>
                      <m:e>
                        <m:r>
                          <w:del w:id="350" w:author="Allen.Chen" w:date="2025-03-11T16:30:00Z">
                            <w:rPr>
                              <w:rFonts w:ascii="Cambria Math" w:eastAsiaTheme="minorEastAsia" w:hAnsi="Cambria Math" w:cs="Times New Roman"/>
                              <w:sz w:val="24"/>
                              <w:szCs w:val="24"/>
                            </w:rPr>
                            <m:t>by=0.1</m:t>
                          </w:del>
                        </m:r>
                      </m:e>
                    </m:eqArr>
                  </m:e>
                </m:d>
                <m:r>
                  <w:del w:id="351" w:author="Allen.Chen" w:date="2025-03-11T16:30:00Z">
                    <w:rPr>
                      <w:rFonts w:ascii="Cambria Math" w:hAnsi="Cambria Math" w:cs="Times New Roman"/>
                      <w:sz w:val="24"/>
                      <w:szCs w:val="24"/>
                    </w:rPr>
                    <m:t xml:space="preserve"> </m:t>
                  </w:del>
                </m:r>
              </m:oMath>
            </m:oMathPara>
          </w:p>
          <w:p w14:paraId="2B829EA8" w14:textId="3D9613A9" w:rsidR="000C50AB" w:rsidRPr="003C5B07" w:rsidDel="00635E0D" w:rsidRDefault="000C50AB" w:rsidP="00E454D1">
            <w:pPr>
              <w:pStyle w:val="NoSpacing"/>
              <w:cnfStyle w:val="000000100000" w:firstRow="0" w:lastRow="0" w:firstColumn="0" w:lastColumn="0" w:oddVBand="0" w:evenVBand="0" w:oddHBand="1" w:evenHBand="0" w:firstRowFirstColumn="0" w:firstRowLastColumn="0" w:lastRowFirstColumn="0" w:lastRowLastColumn="0"/>
              <w:rPr>
                <w:del w:id="352" w:author="Allen.Chen" w:date="2025-03-11T16:30:00Z"/>
                <w:rFonts w:ascii="Times New Roman" w:hAnsi="Times New Roman" w:cs="Times New Roman"/>
                <w:i/>
                <w:sz w:val="24"/>
                <w:szCs w:val="24"/>
              </w:rPr>
            </w:pPr>
            <m:oMath>
              <m:r>
                <w:del w:id="353" w:author="Allen.Chen" w:date="2025-03-11T16:30:00Z">
                  <w:rPr>
                    <w:rFonts w:ascii="Cambria Math" w:hAnsi="Cambria Math" w:cs="Times New Roman"/>
                    <w:sz w:val="24"/>
                    <w:szCs w:val="24"/>
                  </w:rPr>
                  <m:t>∀ y</m:t>
                </w:del>
              </m:r>
            </m:oMath>
            <w:del w:id="354" w:author="Allen.Chen" w:date="2025-03-11T16:30:00Z">
              <w:r w:rsidDel="00635E0D">
                <w:rPr>
                  <w:rFonts w:ascii="Times New Roman" w:hAnsi="Times New Roman" w:cs="Times New Roman"/>
                  <w:i/>
                  <w:sz w:val="24"/>
                  <w:szCs w:val="24"/>
                </w:rPr>
                <w:delText>.</w:delText>
              </w:r>
            </w:del>
          </w:p>
        </w:tc>
      </w:tr>
      <w:tr w:rsidR="000C50AB" w:rsidDel="00635E0D" w14:paraId="278EB306" w14:textId="3D348AFE" w:rsidTr="00140E21">
        <w:trPr>
          <w:del w:id="355" w:author="Allen.Chen" w:date="2025-03-11T16:30:00Z"/>
        </w:trPr>
        <w:tc>
          <w:tcPr>
            <w:cnfStyle w:val="001000000000" w:firstRow="0" w:lastRow="0" w:firstColumn="1" w:lastColumn="0" w:oddVBand="0" w:evenVBand="0" w:oddHBand="0" w:evenHBand="0" w:firstRowFirstColumn="0" w:firstRowLastColumn="0" w:lastRowFirstColumn="0" w:lastRowLastColumn="0"/>
            <w:tcW w:w="716" w:type="pct"/>
          </w:tcPr>
          <w:p w14:paraId="123410F2" w14:textId="0D54EF3B" w:rsidR="000C50AB" w:rsidRPr="00423AB6" w:rsidDel="00635E0D" w:rsidRDefault="000C50AB" w:rsidP="00E454D1">
            <w:pPr>
              <w:pStyle w:val="NoSpacing"/>
              <w:rPr>
                <w:del w:id="356" w:author="Allen.Chen" w:date="2025-03-11T16:30:00Z"/>
                <w:rFonts w:ascii="Times New Roman" w:hAnsi="Times New Roman" w:cs="Times New Roman"/>
                <w:sz w:val="24"/>
                <w:szCs w:val="24"/>
              </w:rPr>
            </w:pPr>
            <w:del w:id="357" w:author="Allen.Chen" w:date="2025-03-11T16:30:00Z">
              <w:r w:rsidRPr="003C5B07" w:rsidDel="00635E0D">
                <w:rPr>
                  <w:rFonts w:ascii="Times New Roman" w:hAnsi="Times New Roman" w:cs="Times New Roman"/>
                  <w:sz w:val="24"/>
                  <w:szCs w:val="24"/>
                </w:rPr>
                <w:delText>2: Partial fisher coverage (PFC)</w:delText>
              </w:r>
            </w:del>
          </w:p>
        </w:tc>
        <w:tc>
          <w:tcPr>
            <w:tcW w:w="1621" w:type="pct"/>
          </w:tcPr>
          <w:p w14:paraId="727ABC86" w14:textId="57A91ACD" w:rsidR="000C50AB" w:rsidDel="00635E0D" w:rsidRDefault="000C50AB" w:rsidP="00281DE9">
            <w:pPr>
              <w:pStyle w:val="NoSpacing"/>
              <w:cnfStyle w:val="000000000000" w:firstRow="0" w:lastRow="0" w:firstColumn="0" w:lastColumn="0" w:oddVBand="0" w:evenVBand="0" w:oddHBand="0" w:evenHBand="0" w:firstRowFirstColumn="0" w:firstRowLastColumn="0" w:lastRowFirstColumn="0" w:lastRowLastColumn="0"/>
              <w:rPr>
                <w:del w:id="358" w:author="Allen.Chen" w:date="2025-03-11T16:30:00Z"/>
                <w:rFonts w:ascii="Times New Roman" w:hAnsi="Times New Roman" w:cs="Times New Roman"/>
                <w:sz w:val="24"/>
                <w:szCs w:val="24"/>
              </w:rPr>
            </w:pPr>
            <w:del w:id="359" w:author="Allen.Chen" w:date="2025-03-11T16:30:00Z">
              <w:r w:rsidDel="00635E0D">
                <w:rPr>
                  <w:rFonts w:ascii="Times New Roman" w:hAnsi="Times New Roman" w:cs="Times New Roman"/>
                  <w:sz w:val="24"/>
                  <w:szCs w:val="24"/>
                </w:rPr>
                <w:delText xml:space="preserve">Fishers </w:delText>
              </w:r>
            </w:del>
            <w:del w:id="360" w:author="Allen.Chen" w:date="2025-03-06T19:10:00Z">
              <w:r w:rsidDel="00794D7D">
                <w:rPr>
                  <w:rFonts w:ascii="Times New Roman" w:hAnsi="Times New Roman" w:cs="Times New Roman"/>
                  <w:sz w:val="24"/>
                  <w:szCs w:val="24"/>
                </w:rPr>
                <w:delText xml:space="preserve">start in one corner </w:delText>
              </w:r>
              <w:r w:rsidR="009B7147" w:rsidDel="00794D7D">
                <w:rPr>
                  <w:rFonts w:ascii="Times New Roman" w:hAnsi="Times New Roman" w:cs="Times New Roman"/>
                  <w:sz w:val="24"/>
                  <w:szCs w:val="24"/>
                </w:rPr>
                <w:delText>area</w:delText>
              </w:r>
            </w:del>
            <w:del w:id="361" w:author="Allen.Chen" w:date="2025-03-11T16:30:00Z">
              <w:r w:rsidDel="00635E0D">
                <w:rPr>
                  <w:rFonts w:ascii="Times New Roman" w:hAnsi="Times New Roman" w:cs="Times New Roman"/>
                  <w:sz w:val="24"/>
                  <w:szCs w:val="24"/>
                </w:rPr>
                <w:delText xml:space="preserve"> corresponding to the port, but are allowed to make multiple hauls in a trip. Some </w:delText>
              </w:r>
              <w:r w:rsidR="009B7147" w:rsidDel="00635E0D">
                <w:rPr>
                  <w:rFonts w:ascii="Times New Roman" w:hAnsi="Times New Roman" w:cs="Times New Roman"/>
                  <w:sz w:val="24"/>
                  <w:szCs w:val="24"/>
                </w:rPr>
                <w:delText>area</w:delText>
              </w:r>
              <w:r w:rsidDel="00635E0D">
                <w:rPr>
                  <w:rFonts w:ascii="Times New Roman" w:hAnsi="Times New Roman" w:cs="Times New Roman"/>
                  <w:sz w:val="24"/>
                  <w:szCs w:val="24"/>
                </w:rPr>
                <w:delText xml:space="preserve">s may not be well sampled or omitted entirely, and not all vessels visit all </w:delText>
              </w:r>
              <w:r w:rsidR="009B7147" w:rsidDel="00635E0D">
                <w:rPr>
                  <w:rFonts w:ascii="Times New Roman" w:hAnsi="Times New Roman" w:cs="Times New Roman"/>
                  <w:sz w:val="24"/>
                  <w:szCs w:val="24"/>
                </w:rPr>
                <w:delText>area</w:delText>
              </w:r>
              <w:r w:rsidDel="00635E0D">
                <w:rPr>
                  <w:rFonts w:ascii="Times New Roman" w:hAnsi="Times New Roman" w:cs="Times New Roman"/>
                  <w:sz w:val="24"/>
                  <w:szCs w:val="24"/>
                </w:rPr>
                <w:delText xml:space="preserve">s, as distant spots might be less likely to be sampled. </w:delText>
              </w:r>
              <w:r w:rsidR="00D96911" w:rsidDel="00635E0D">
                <w:rPr>
                  <w:rFonts w:ascii="Times New Roman" w:hAnsi="Times New Roman" w:cs="Times New Roman"/>
                  <w:sz w:val="24"/>
                  <w:szCs w:val="24"/>
                </w:rPr>
                <w:delText>We hypothesize a</w:delText>
              </w:r>
              <w:r w:rsidDel="00635E0D">
                <w:rPr>
                  <w:rFonts w:ascii="Times New Roman" w:hAnsi="Times New Roman" w:cs="Times New Roman"/>
                  <w:sz w:val="24"/>
                  <w:szCs w:val="24"/>
                </w:rPr>
                <w:delText>ccuracy of the corrected index may vary year by year.</w:delText>
              </w:r>
            </w:del>
          </w:p>
        </w:tc>
        <w:tc>
          <w:tcPr>
            <w:tcW w:w="1497" w:type="pct"/>
          </w:tcPr>
          <w:p w14:paraId="699F4BC0" w14:textId="2F23E91D" w:rsidR="000C50AB" w:rsidRPr="00136910" w:rsidDel="00635E0D" w:rsidRDefault="000C50AB" w:rsidP="00115329">
            <w:pPr>
              <w:pStyle w:val="NoSpacing"/>
              <w:cnfStyle w:val="000000000000" w:firstRow="0" w:lastRow="0" w:firstColumn="0" w:lastColumn="0" w:oddVBand="0" w:evenVBand="0" w:oddHBand="0" w:evenHBand="0" w:firstRowFirstColumn="0" w:firstRowLastColumn="0" w:lastRowFirstColumn="0" w:lastRowLastColumn="0"/>
              <w:rPr>
                <w:del w:id="362" w:author="Allen.Chen" w:date="2025-03-11T16:30:00Z"/>
                <w:rFonts w:ascii="Times New Roman" w:hAnsi="Times New Roman" w:cs="Times New Roman"/>
                <w:sz w:val="24"/>
                <w:szCs w:val="24"/>
              </w:rPr>
            </w:pPr>
            <w:del w:id="363" w:author="Allen.Chen" w:date="2025-03-11T16:30:00Z">
              <w:r w:rsidDel="00635E0D">
                <w:rPr>
                  <w:rFonts w:ascii="Times New Roman" w:hAnsi="Times New Roman" w:cs="Times New Roman"/>
                  <w:sz w:val="24"/>
                  <w:szCs w:val="24"/>
                </w:rPr>
                <w:delText xml:space="preserve">Vessels always start at </w:delText>
              </w:r>
              <w:r w:rsidDel="00635E0D">
                <w:rPr>
                  <w:rFonts w:ascii="Times New Roman" w:hAnsi="Times New Roman" w:cs="Times New Roman"/>
                  <w:i/>
                  <w:sz w:val="24"/>
                  <w:szCs w:val="24"/>
                </w:rPr>
                <w:delText>j=1</w:delText>
              </w:r>
              <w:r w:rsidDel="00635E0D">
                <w:rPr>
                  <w:rFonts w:ascii="Times New Roman" w:hAnsi="Times New Roman" w:cs="Times New Roman"/>
                  <w:sz w:val="24"/>
                  <w:szCs w:val="24"/>
                </w:rPr>
                <w:delText xml:space="preserve">. Then, they make a haul </w:delText>
              </w:r>
              <w:r w:rsidR="00A9124C" w:rsidDel="00635E0D">
                <w:rPr>
                  <w:rFonts w:ascii="Times New Roman" w:hAnsi="Times New Roman" w:cs="Times New Roman"/>
                  <w:sz w:val="24"/>
                  <w:szCs w:val="24"/>
                </w:rPr>
                <w:delText xml:space="preserve">as in the baseline scenario, and continue </w:delText>
              </w:r>
              <w:r w:rsidR="00E84650" w:rsidDel="00635E0D">
                <w:rPr>
                  <w:rFonts w:ascii="Times New Roman" w:hAnsi="Times New Roman" w:cs="Times New Roman"/>
                  <w:sz w:val="24"/>
                  <w:szCs w:val="24"/>
                </w:rPr>
                <w:delText>recursively</w:delText>
              </w:r>
              <w:r w:rsidR="00A9124C" w:rsidDel="00635E0D">
                <w:rPr>
                  <w:rFonts w:ascii="Times New Roman" w:hAnsi="Times New Roman" w:cs="Times New Roman"/>
                  <w:sz w:val="24"/>
                  <w:szCs w:val="24"/>
                </w:rPr>
                <w:delText xml:space="preserve"> making hauls </w:delText>
              </w:r>
              <w:r w:rsidDel="00635E0D">
                <w:rPr>
                  <w:rFonts w:ascii="Times New Roman" w:hAnsi="Times New Roman" w:cs="Times New Roman"/>
                  <w:sz w:val="24"/>
                  <w:szCs w:val="24"/>
                </w:rPr>
                <w:delText xml:space="preserve">with the starting </w:delText>
              </w:r>
              <w:r w:rsidR="009B7147" w:rsidDel="00635E0D">
                <w:rPr>
                  <w:rFonts w:ascii="Times New Roman" w:hAnsi="Times New Roman" w:cs="Times New Roman"/>
                  <w:sz w:val="24"/>
                  <w:szCs w:val="24"/>
                </w:rPr>
                <w:delText>area</w:delText>
              </w:r>
              <w:r w:rsidDel="00635E0D">
                <w:rPr>
                  <w:rFonts w:ascii="Times New Roman" w:hAnsi="Times New Roman" w:cs="Times New Roman"/>
                  <w:sz w:val="24"/>
                  <w:szCs w:val="24"/>
                </w:rPr>
                <w:delText xml:space="preserve"> </w:delText>
              </w:r>
              <w:r w:rsidR="00B40E78" w:rsidDel="00635E0D">
                <w:rPr>
                  <w:rFonts w:ascii="Times New Roman" w:hAnsi="Times New Roman" w:cs="Times New Roman"/>
                  <w:sz w:val="24"/>
                  <w:szCs w:val="24"/>
                </w:rPr>
                <w:delText xml:space="preserve">as the last </w:delText>
              </w:r>
              <w:r w:rsidR="00A9124C" w:rsidDel="00635E0D">
                <w:rPr>
                  <w:rFonts w:ascii="Times New Roman" w:hAnsi="Times New Roman" w:cs="Times New Roman"/>
                  <w:sz w:val="24"/>
                  <w:szCs w:val="24"/>
                </w:rPr>
                <w:delText xml:space="preserve">fished </w:delText>
              </w:r>
              <w:r w:rsidR="00DF5C37" w:rsidDel="00635E0D">
                <w:rPr>
                  <w:rFonts w:ascii="Times New Roman" w:hAnsi="Times New Roman" w:cs="Times New Roman"/>
                  <w:sz w:val="24"/>
                  <w:szCs w:val="24"/>
                </w:rPr>
                <w:delText>area</w:delText>
              </w:r>
              <w:r w:rsidR="00DC467C" w:rsidDel="00635E0D">
                <w:rPr>
                  <w:rFonts w:ascii="Times New Roman" w:hAnsi="Times New Roman" w:cs="Times New Roman"/>
                  <w:sz w:val="24"/>
                  <w:szCs w:val="24"/>
                </w:rPr>
                <w:delText xml:space="preserve">. The </w:delText>
              </w:r>
              <w:r w:rsidR="0087719C" w:rsidDel="00635E0D">
                <w:rPr>
                  <w:rFonts w:ascii="Times New Roman" w:hAnsi="Times New Roman" w:cs="Times New Roman"/>
                  <w:sz w:val="24"/>
                  <w:szCs w:val="24"/>
                </w:rPr>
                <w:delText xml:space="preserve">probability of </w:delText>
              </w:r>
              <w:r w:rsidR="00A9124C" w:rsidDel="00635E0D">
                <w:rPr>
                  <w:rFonts w:ascii="Times New Roman" w:hAnsi="Times New Roman" w:cs="Times New Roman"/>
                  <w:sz w:val="24"/>
                  <w:szCs w:val="24"/>
                </w:rPr>
                <w:delText>continuing fishing</w:delText>
              </w:r>
              <w:r w:rsidR="0087719C" w:rsidDel="00635E0D">
                <w:rPr>
                  <w:rFonts w:ascii="Times New Roman" w:hAnsi="Times New Roman" w:cs="Times New Roman"/>
                  <w:sz w:val="24"/>
                  <w:szCs w:val="24"/>
                </w:rPr>
                <w:delText xml:space="preserve"> decreas</w:delText>
              </w:r>
              <w:r w:rsidR="00DC467C" w:rsidDel="00635E0D">
                <w:rPr>
                  <w:rFonts w:ascii="Times New Roman" w:hAnsi="Times New Roman" w:cs="Times New Roman"/>
                  <w:sz w:val="24"/>
                  <w:szCs w:val="24"/>
                </w:rPr>
                <w:delText>es</w:delText>
              </w:r>
              <w:r w:rsidR="0087719C" w:rsidDel="00635E0D">
                <w:rPr>
                  <w:rFonts w:ascii="Times New Roman" w:hAnsi="Times New Roman" w:cs="Times New Roman"/>
                  <w:sz w:val="24"/>
                  <w:szCs w:val="24"/>
                </w:rPr>
                <w:delText xml:space="preserve"> with each </w:delText>
              </w:r>
              <w:r w:rsidR="00B40E78" w:rsidDel="00635E0D">
                <w:rPr>
                  <w:rFonts w:ascii="Times New Roman" w:hAnsi="Times New Roman" w:cs="Times New Roman"/>
                  <w:sz w:val="24"/>
                  <w:szCs w:val="24"/>
                </w:rPr>
                <w:delText>subsequent haul</w:delText>
              </w:r>
              <w:r w:rsidR="0087719C" w:rsidDel="00635E0D">
                <w:rPr>
                  <w:rFonts w:ascii="Times New Roman" w:hAnsi="Times New Roman" w:cs="Times New Roman"/>
                  <w:sz w:val="24"/>
                  <w:szCs w:val="24"/>
                </w:rPr>
                <w:delText xml:space="preserve">, </w:delText>
              </w:r>
              <w:r w:rsidR="00DC467C" w:rsidDel="00635E0D">
                <w:rPr>
                  <w:rFonts w:ascii="Times New Roman" w:hAnsi="Times New Roman" w:cs="Times New Roman"/>
                  <w:sz w:val="24"/>
                  <w:szCs w:val="24"/>
                </w:rPr>
                <w:delText xml:space="preserve">where </w:delText>
              </w:r>
              <w:r w:rsidR="00A9124C" w:rsidDel="00635E0D">
                <w:rPr>
                  <w:rFonts w:ascii="Times New Roman" w:hAnsi="Times New Roman" w:cs="Times New Roman"/>
                  <w:sz w:val="24"/>
                  <w:szCs w:val="24"/>
                </w:rPr>
                <w:delText>fishing is continued until</w:delText>
              </w:r>
              <w:r w:rsidR="00B513D9" w:rsidDel="00635E0D">
                <w:rPr>
                  <w:rFonts w:ascii="Times New Roman" w:hAnsi="Times New Roman" w:cs="Times New Roman"/>
                  <w:sz w:val="24"/>
                  <w:szCs w:val="24"/>
                </w:rPr>
                <w:delText xml:space="preserve"> a random draw</w:delText>
              </w:r>
              <w:r w:rsidR="00115329" w:rsidDel="00635E0D">
                <w:rPr>
                  <w:rFonts w:ascii="Times New Roman" w:hAnsi="Times New Roman" w:cs="Times New Roman"/>
                  <w:sz w:val="24"/>
                  <w:szCs w:val="24"/>
                </w:rPr>
                <w:delText xml:space="preserve"> </w:delText>
              </w:r>
              <m:oMath>
                <m:r>
                  <w:rPr>
                    <w:rFonts w:ascii="Cambria Math" w:hAnsi="Cambria Math" w:cs="Times New Roman"/>
                    <w:sz w:val="24"/>
                    <w:szCs w:val="24"/>
                  </w:rPr>
                  <m:t>pois</m:t>
                </m:r>
                <m:d>
                  <m:dPr>
                    <m:ctrlPr>
                      <w:rPr>
                        <w:rFonts w:ascii="Cambria Math" w:hAnsi="Cambria Math" w:cs="Times New Roman"/>
                        <w:i/>
                        <w:sz w:val="24"/>
                        <w:szCs w:val="24"/>
                      </w:rPr>
                    </m:ctrlPr>
                  </m:dPr>
                  <m:e>
                    <m:r>
                      <w:rPr>
                        <w:rFonts w:ascii="Cambria Math" w:hAnsi="Cambria Math" w:cs="Times New Roman"/>
                        <w:sz w:val="24"/>
                        <w:szCs w:val="24"/>
                      </w:rPr>
                      <m:t>λ</m:t>
                    </m:r>
                  </m:e>
                </m:d>
                <m:r>
                  <w:rPr>
                    <w:rFonts w:ascii="Cambria Math" w:hAnsi="Cambria Math" w:cs="Times New Roman"/>
                    <w:sz w:val="24"/>
                    <w:szCs w:val="24"/>
                  </w:rPr>
                  <m:t>≥h</m:t>
                </m:r>
              </m:oMath>
              <w:r w:rsidDel="00635E0D">
                <w:rPr>
                  <w:rFonts w:ascii="Times New Roman" w:eastAsiaTheme="minorEastAsia" w:hAnsi="Times New Roman" w:cs="Times New Roman"/>
                  <w:sz w:val="24"/>
                  <w:szCs w:val="24"/>
                </w:rPr>
                <w:delText xml:space="preserve">, where </w:delText>
              </w:r>
              <m:oMath>
                <m:r>
                  <w:rPr>
                    <w:rFonts w:ascii="Cambria Math" w:hAnsi="Cambria Math" w:cs="Times New Roman"/>
                    <w:sz w:val="24"/>
                    <w:szCs w:val="24"/>
                  </w:rPr>
                  <m:t>λ</m:t>
                </m:r>
              </m:oMath>
              <w:r w:rsidDel="00635E0D">
                <w:rPr>
                  <w:rFonts w:ascii="Times New Roman" w:eastAsiaTheme="minorEastAsia" w:hAnsi="Times New Roman" w:cs="Times New Roman"/>
                  <w:sz w:val="24"/>
                  <w:szCs w:val="24"/>
                </w:rPr>
                <w:delText xml:space="preserve"> is the </w:delText>
              </w:r>
              <w:r w:rsidR="00BF23DA" w:rsidDel="00635E0D">
                <w:rPr>
                  <w:rFonts w:ascii="Times New Roman" w:eastAsiaTheme="minorEastAsia" w:hAnsi="Times New Roman" w:cs="Times New Roman"/>
                  <w:sz w:val="24"/>
                  <w:szCs w:val="24"/>
                </w:rPr>
                <w:delText>cumulative number of hauls</w:delText>
              </w:r>
              <w:r w:rsidDel="00635E0D">
                <w:rPr>
                  <w:rFonts w:ascii="Times New Roman" w:eastAsiaTheme="minorEastAsia" w:hAnsi="Times New Roman" w:cs="Times New Roman"/>
                  <w:sz w:val="24"/>
                  <w:szCs w:val="24"/>
                </w:rPr>
                <w:delText xml:space="preserve"> number and </w:delText>
              </w:r>
              <m:oMath>
                <m:r>
                  <w:rPr>
                    <w:rFonts w:ascii="Cambria Math" w:hAnsi="Cambria Math" w:cs="Times New Roman"/>
                    <w:sz w:val="24"/>
                    <w:szCs w:val="24"/>
                  </w:rPr>
                  <m:t>h=10</m:t>
                </m:r>
              </m:oMath>
              <w:r w:rsidDel="00635E0D">
                <w:rPr>
                  <w:rFonts w:ascii="Times New Roman" w:eastAsiaTheme="minorEastAsia" w:hAnsi="Times New Roman" w:cs="Times New Roman"/>
                  <w:sz w:val="24"/>
                  <w:szCs w:val="24"/>
                </w:rPr>
                <w:delText xml:space="preserve"> </w:delText>
              </w:r>
              <w:r w:rsidR="006477A2" w:rsidDel="00635E0D">
                <w:rPr>
                  <w:rFonts w:ascii="Times New Roman" w:eastAsiaTheme="minorEastAsia" w:hAnsi="Times New Roman" w:cs="Times New Roman"/>
                  <w:sz w:val="24"/>
                  <w:szCs w:val="24"/>
                </w:rPr>
                <w:delText xml:space="preserve">is </w:delText>
              </w:r>
              <w:r w:rsidDel="00635E0D">
                <w:rPr>
                  <w:rFonts w:ascii="Times New Roman" w:eastAsiaTheme="minorEastAsia" w:hAnsi="Times New Roman" w:cs="Times New Roman"/>
                  <w:sz w:val="24"/>
                  <w:szCs w:val="24"/>
                </w:rPr>
                <w:delText>chosen by the analyst as the approximate average number of hauls in a trip.</w:delText>
              </w:r>
            </w:del>
          </w:p>
        </w:tc>
        <w:tc>
          <w:tcPr>
            <w:tcW w:w="1167" w:type="pct"/>
          </w:tcPr>
          <w:p w14:paraId="1F29F452" w14:textId="3F73168A" w:rsidR="000C50AB" w:rsidRPr="00423AB6" w:rsidDel="00635E0D" w:rsidRDefault="000C50AB" w:rsidP="00E454D1">
            <w:pPr>
              <w:pStyle w:val="NoSpacing"/>
              <w:cnfStyle w:val="000000000000" w:firstRow="0" w:lastRow="0" w:firstColumn="0" w:lastColumn="0" w:oddVBand="0" w:evenVBand="0" w:oddHBand="0" w:evenHBand="0" w:firstRowFirstColumn="0" w:firstRowLastColumn="0" w:lastRowFirstColumn="0" w:lastRowLastColumn="0"/>
              <w:rPr>
                <w:del w:id="364" w:author="Allen.Chen" w:date="2025-03-11T16:30:00Z"/>
                <w:rFonts w:ascii="Times New Roman" w:hAnsi="Times New Roman" w:cs="Times New Roman"/>
                <w:sz w:val="24"/>
                <w:szCs w:val="24"/>
              </w:rPr>
            </w:pPr>
            <w:del w:id="365" w:author="Allen.Chen" w:date="2025-03-11T16:30:00Z">
              <w:r w:rsidDel="00635E0D">
                <w:rPr>
                  <w:rFonts w:ascii="Times New Roman" w:eastAsiaTheme="minorEastAsia" w:hAnsi="Times New Roman" w:cs="Times New Roman"/>
                  <w:sz w:val="24"/>
                  <w:szCs w:val="24"/>
                </w:rPr>
                <w:delText xml:space="preserve">Same parameterization as </w:delText>
              </w:r>
              <w:r w:rsidRPr="00DF4020" w:rsidDel="00635E0D">
                <w:rPr>
                  <w:rFonts w:ascii="Times New Roman" w:eastAsiaTheme="minorEastAsia" w:hAnsi="Times New Roman" w:cs="Times New Roman"/>
                  <w:b/>
                  <w:sz w:val="24"/>
                  <w:szCs w:val="24"/>
                </w:rPr>
                <w:delText>1: Baseline</w:delText>
              </w:r>
              <w:r w:rsidRPr="00DF4020" w:rsidDel="00635E0D">
                <w:rPr>
                  <w:rFonts w:ascii="Times New Roman" w:eastAsiaTheme="minorEastAsia" w:hAnsi="Times New Roman" w:cs="Times New Roman"/>
                  <w:sz w:val="24"/>
                  <w:szCs w:val="24"/>
                </w:rPr>
                <w:delText>.</w:delText>
              </w:r>
            </w:del>
          </w:p>
        </w:tc>
      </w:tr>
      <w:tr w:rsidR="000C50AB" w:rsidDel="00635E0D" w14:paraId="44985662" w14:textId="5CE01E76" w:rsidTr="00140E21">
        <w:trPr>
          <w:cnfStyle w:val="000000100000" w:firstRow="0" w:lastRow="0" w:firstColumn="0" w:lastColumn="0" w:oddVBand="0" w:evenVBand="0" w:oddHBand="1" w:evenHBand="0" w:firstRowFirstColumn="0" w:firstRowLastColumn="0" w:lastRowFirstColumn="0" w:lastRowLastColumn="0"/>
          <w:del w:id="366" w:author="Allen.Chen" w:date="2025-03-11T16:30:00Z"/>
        </w:trPr>
        <w:tc>
          <w:tcPr>
            <w:cnfStyle w:val="001000000000" w:firstRow="0" w:lastRow="0" w:firstColumn="1" w:lastColumn="0" w:oddVBand="0" w:evenVBand="0" w:oddHBand="0" w:evenHBand="0" w:firstRowFirstColumn="0" w:firstRowLastColumn="0" w:lastRowFirstColumn="0" w:lastRowLastColumn="0"/>
            <w:tcW w:w="716" w:type="pct"/>
          </w:tcPr>
          <w:p w14:paraId="2876C0BA" w14:textId="592F490D" w:rsidR="000C50AB" w:rsidRPr="00423AB6" w:rsidDel="00635E0D" w:rsidRDefault="000C50AB" w:rsidP="00E454D1">
            <w:pPr>
              <w:pStyle w:val="NoSpacing"/>
              <w:rPr>
                <w:del w:id="367" w:author="Allen.Chen" w:date="2025-03-11T16:30:00Z"/>
                <w:rFonts w:ascii="Times New Roman" w:hAnsi="Times New Roman" w:cs="Times New Roman"/>
                <w:sz w:val="24"/>
                <w:szCs w:val="24"/>
              </w:rPr>
            </w:pPr>
            <w:del w:id="368" w:author="Allen.Chen" w:date="2025-03-11T16:30:00Z">
              <w:r w:rsidRPr="003C5B07" w:rsidDel="00635E0D">
                <w:rPr>
                  <w:rFonts w:ascii="Times New Roman" w:hAnsi="Times New Roman" w:cs="Times New Roman"/>
                  <w:sz w:val="24"/>
                  <w:szCs w:val="24"/>
                </w:rPr>
                <w:delText xml:space="preserve">3: PFC, random spatial abundance </w:delText>
              </w:r>
            </w:del>
          </w:p>
        </w:tc>
        <w:tc>
          <w:tcPr>
            <w:tcW w:w="1621" w:type="pct"/>
          </w:tcPr>
          <w:p w14:paraId="6ECC6759" w14:textId="57FE427A" w:rsidR="000C50AB" w:rsidDel="00635E0D" w:rsidRDefault="000C50AB" w:rsidP="00E454D1">
            <w:pPr>
              <w:pStyle w:val="NoSpacing"/>
              <w:cnfStyle w:val="000000100000" w:firstRow="0" w:lastRow="0" w:firstColumn="0" w:lastColumn="0" w:oddVBand="0" w:evenVBand="0" w:oddHBand="1" w:evenHBand="0" w:firstRowFirstColumn="0" w:firstRowLastColumn="0" w:lastRowFirstColumn="0" w:lastRowLastColumn="0"/>
              <w:rPr>
                <w:del w:id="369" w:author="Allen.Chen" w:date="2025-03-11T16:30:00Z"/>
                <w:rFonts w:ascii="Times New Roman" w:hAnsi="Times New Roman" w:cs="Times New Roman"/>
                <w:sz w:val="24"/>
                <w:szCs w:val="24"/>
              </w:rPr>
            </w:pPr>
            <w:del w:id="370" w:author="Allen.Chen" w:date="2025-03-11T16:30:00Z">
              <w:r w:rsidDel="00635E0D">
                <w:rPr>
                  <w:rFonts w:ascii="Times New Roman" w:hAnsi="Times New Roman" w:cs="Times New Roman"/>
                  <w:sz w:val="24"/>
                  <w:szCs w:val="24"/>
                </w:rPr>
                <w:delText xml:space="preserve">The spatial distribution of abundance changes from year to year. However, </w:delText>
              </w:r>
              <w:r w:rsidR="00D96911" w:rsidDel="00635E0D">
                <w:rPr>
                  <w:rFonts w:ascii="Times New Roman" w:hAnsi="Times New Roman" w:cs="Times New Roman"/>
                  <w:sz w:val="24"/>
                  <w:szCs w:val="24"/>
                </w:rPr>
                <w:delText xml:space="preserve">we hypothesize </w:delText>
              </w:r>
              <w:r w:rsidDel="00635E0D">
                <w:rPr>
                  <w:rFonts w:ascii="Times New Roman" w:hAnsi="Times New Roman" w:cs="Times New Roman"/>
                  <w:sz w:val="24"/>
                  <w:szCs w:val="24"/>
                </w:rPr>
                <w:delText xml:space="preserve">the corrected index may still perform well on average if sampling is not consistently skewed to </w:delText>
              </w:r>
              <w:r w:rsidR="009B7147" w:rsidDel="00635E0D">
                <w:rPr>
                  <w:rFonts w:ascii="Times New Roman" w:hAnsi="Times New Roman" w:cs="Times New Roman"/>
                  <w:sz w:val="24"/>
                  <w:szCs w:val="24"/>
                </w:rPr>
                <w:delText>area</w:delText>
              </w:r>
              <w:r w:rsidDel="00635E0D">
                <w:rPr>
                  <w:rFonts w:ascii="Times New Roman" w:hAnsi="Times New Roman" w:cs="Times New Roman"/>
                  <w:sz w:val="24"/>
                  <w:szCs w:val="24"/>
                </w:rPr>
                <w:delText>s with larger or smaller catches.</w:delText>
              </w:r>
            </w:del>
          </w:p>
        </w:tc>
        <w:tc>
          <w:tcPr>
            <w:tcW w:w="1497" w:type="pct"/>
          </w:tcPr>
          <w:p w14:paraId="32A5C1FC" w14:textId="7C0575F4" w:rsidR="000C50AB" w:rsidRPr="00423AB6" w:rsidDel="00635E0D" w:rsidRDefault="000C50AB" w:rsidP="00E454D1">
            <w:pPr>
              <w:pStyle w:val="NoSpacing"/>
              <w:cnfStyle w:val="000000100000" w:firstRow="0" w:lastRow="0" w:firstColumn="0" w:lastColumn="0" w:oddVBand="0" w:evenVBand="0" w:oddHBand="1" w:evenHBand="0" w:firstRowFirstColumn="0" w:firstRowLastColumn="0" w:lastRowFirstColumn="0" w:lastRowLastColumn="0"/>
              <w:rPr>
                <w:del w:id="371" w:author="Allen.Chen" w:date="2025-03-11T16:30:00Z"/>
                <w:rFonts w:ascii="Times New Roman" w:hAnsi="Times New Roman" w:cs="Times New Roman"/>
                <w:sz w:val="24"/>
                <w:szCs w:val="24"/>
              </w:rPr>
            </w:pPr>
            <w:del w:id="372" w:author="Allen.Chen" w:date="2025-03-11T16:30:00Z">
              <w:r w:rsidDel="00635E0D">
                <w:rPr>
                  <w:rFonts w:ascii="Times New Roman" w:hAnsi="Times New Roman" w:cs="Times New Roman"/>
                  <w:sz w:val="24"/>
                  <w:szCs w:val="24"/>
                </w:rPr>
                <w:delText xml:space="preserve">Same parametrization as </w:delText>
              </w:r>
              <w:r w:rsidRPr="00DF4020" w:rsidDel="00635E0D">
                <w:rPr>
                  <w:rFonts w:ascii="Times New Roman" w:hAnsi="Times New Roman" w:cs="Times New Roman"/>
                  <w:b/>
                  <w:sz w:val="24"/>
                  <w:szCs w:val="24"/>
                </w:rPr>
                <w:delText>2: Partial fisher coverage (PFC)</w:delText>
              </w:r>
              <w:r w:rsidDel="00635E0D">
                <w:rPr>
                  <w:rFonts w:ascii="Times New Roman" w:hAnsi="Times New Roman" w:cs="Times New Roman"/>
                  <w:sz w:val="24"/>
                  <w:szCs w:val="24"/>
                </w:rPr>
                <w:delText xml:space="preserve">, except with a habitat barrier that impedes fisher coverage in some </w:delText>
              </w:r>
              <w:r w:rsidR="009B7147" w:rsidDel="00635E0D">
                <w:rPr>
                  <w:rFonts w:ascii="Times New Roman" w:hAnsi="Times New Roman" w:cs="Times New Roman"/>
                  <w:sz w:val="24"/>
                  <w:szCs w:val="24"/>
                </w:rPr>
                <w:delText>area</w:delText>
              </w:r>
              <w:r w:rsidDel="00635E0D">
                <w:rPr>
                  <w:rFonts w:ascii="Times New Roman" w:hAnsi="Times New Roman" w:cs="Times New Roman"/>
                  <w:sz w:val="24"/>
                  <w:szCs w:val="24"/>
                </w:rPr>
                <w:delText>s</w:delText>
              </w:r>
            </w:del>
          </w:p>
        </w:tc>
        <w:tc>
          <w:tcPr>
            <w:tcW w:w="1167" w:type="pct"/>
          </w:tcPr>
          <w:p w14:paraId="1C0FB5BE" w14:textId="5EB02117" w:rsidR="000C50AB" w:rsidRPr="00423AB6" w:rsidDel="00635E0D" w:rsidRDefault="000C50AB" w:rsidP="00E454D1">
            <w:pPr>
              <w:pStyle w:val="NoSpacing"/>
              <w:cnfStyle w:val="000000100000" w:firstRow="0" w:lastRow="0" w:firstColumn="0" w:lastColumn="0" w:oddVBand="0" w:evenVBand="0" w:oddHBand="1" w:evenHBand="0" w:firstRowFirstColumn="0" w:firstRowLastColumn="0" w:lastRowFirstColumn="0" w:lastRowLastColumn="0"/>
              <w:rPr>
                <w:del w:id="373" w:author="Allen.Chen" w:date="2025-03-11T16:30:00Z"/>
                <w:rFonts w:ascii="Times New Roman" w:hAnsi="Times New Roman" w:cs="Times New Roman"/>
                <w:sz w:val="24"/>
                <w:szCs w:val="24"/>
              </w:rPr>
            </w:pPr>
            <w:del w:id="374" w:author="Allen.Chen" w:date="2025-03-11T16:30:00Z">
              <w:r w:rsidDel="00635E0D">
                <w:rPr>
                  <w:rFonts w:ascii="Times New Roman" w:hAnsi="Times New Roman" w:cs="Times New Roman"/>
                  <w:sz w:val="24"/>
                  <w:szCs w:val="24"/>
                </w:rPr>
                <w:delText>Abundance at a</w:delText>
              </w:r>
              <w:r w:rsidR="007A785B" w:rsidDel="00635E0D">
                <w:rPr>
                  <w:rFonts w:ascii="Times New Roman" w:hAnsi="Times New Roman" w:cs="Times New Roman"/>
                  <w:sz w:val="24"/>
                  <w:szCs w:val="24"/>
                </w:rPr>
                <w:delText>n</w:delText>
              </w:r>
              <w:r w:rsidDel="00635E0D">
                <w:rPr>
                  <w:rFonts w:ascii="Times New Roman" w:hAnsi="Times New Roman" w:cs="Times New Roman"/>
                  <w:sz w:val="24"/>
                  <w:szCs w:val="24"/>
                </w:rPr>
                <w:delText xml:space="preserve"> </w:delText>
              </w:r>
              <w:r w:rsidR="009B7147" w:rsidDel="00635E0D">
                <w:rPr>
                  <w:rFonts w:ascii="Times New Roman" w:hAnsi="Times New Roman" w:cs="Times New Roman"/>
                  <w:sz w:val="24"/>
                  <w:szCs w:val="24"/>
                </w:rPr>
                <w:delText>area</w:delText>
              </w:r>
              <w:r w:rsidDel="00635E0D">
                <w:rPr>
                  <w:rFonts w:ascii="Times New Roman" w:hAnsi="Times New Roman" w:cs="Times New Roman"/>
                  <w:sz w:val="24"/>
                  <w:szCs w:val="24"/>
                </w:rPr>
                <w:delText xml:space="preserve"> is non-spatially randomized: </w:delTex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r>
                  <m:rPr>
                    <m:sty m:val="bi"/>
                  </m:rPr>
                  <w:rPr>
                    <w:rFonts w:ascii="Cambria Math" w:eastAsiaTheme="minorEastAsia" w:hAnsi="Cambria Math" w:cs="Times New Roman"/>
                    <w:sz w:val="24"/>
                    <w:szCs w:val="24"/>
                  </w:rPr>
                  <m:t>=</m:t>
                </m:r>
                <m:r>
                  <w:rPr>
                    <w:rFonts w:ascii="Cambria Math" w:eastAsiaTheme="minorEastAsia" w:hAnsi="Cambria Math" w:cs="Times New Roman"/>
                    <w:sz w:val="24"/>
                    <w:szCs w:val="24"/>
                  </w:rPr>
                  <m:t>runif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1, 0.75, 1.5</m:t>
                    </m:r>
                  </m:e>
                </m:d>
                <m:r>
                  <w:rPr>
                    <w:rFonts w:ascii="Cambria Math" w:eastAsiaTheme="minorEastAsia" w:hAnsi="Cambria Math" w:cs="Times New Roman"/>
                    <w:sz w:val="24"/>
                    <w:szCs w:val="24"/>
                  </w:rPr>
                  <m:t>.</m:t>
                </m:r>
              </m:oMath>
              <w:r w:rsidR="00930F85" w:rsidDel="00635E0D">
                <w:rPr>
                  <w:rFonts w:ascii="Times New Roman" w:eastAsiaTheme="minorEastAsia" w:hAnsi="Times New Roman" w:cs="Times New Roman"/>
                  <w:sz w:val="24"/>
                  <w:szCs w:val="24"/>
                </w:rPr>
                <w:delText xml:space="preserve"> The abundance at a</w:delText>
              </w:r>
              <w:r w:rsidR="007A785B" w:rsidDel="00635E0D">
                <w:rPr>
                  <w:rFonts w:ascii="Times New Roman" w:eastAsiaTheme="minorEastAsia" w:hAnsi="Times New Roman" w:cs="Times New Roman"/>
                  <w:sz w:val="24"/>
                  <w:szCs w:val="24"/>
                </w:rPr>
                <w:delText>n</w:delText>
              </w:r>
              <w:r w:rsidR="00930F85" w:rsidDel="00635E0D">
                <w:rPr>
                  <w:rFonts w:ascii="Times New Roman" w:eastAsiaTheme="minorEastAsia" w:hAnsi="Times New Roman" w:cs="Times New Roman"/>
                  <w:sz w:val="24"/>
                  <w:szCs w:val="24"/>
                </w:rPr>
                <w:delText xml:space="preserve"> </w:delText>
              </w:r>
              <w:r w:rsidR="009B7147" w:rsidDel="00635E0D">
                <w:rPr>
                  <w:rFonts w:ascii="Times New Roman" w:eastAsiaTheme="minorEastAsia" w:hAnsi="Times New Roman" w:cs="Times New Roman"/>
                  <w:sz w:val="24"/>
                  <w:szCs w:val="24"/>
                </w:rPr>
                <w:delText>area</w:delText>
              </w:r>
              <w:r w:rsidR="00930F85" w:rsidDel="00635E0D">
                <w:rPr>
                  <w:rFonts w:ascii="Times New Roman" w:eastAsiaTheme="minorEastAsia" w:hAnsi="Times New Roman" w:cs="Times New Roman"/>
                  <w:sz w:val="24"/>
                  <w:szCs w:val="24"/>
                </w:rPr>
                <w:delText xml:space="preserve"> is random in every year.</w:delText>
              </w:r>
            </w:del>
          </w:p>
          <w:p w14:paraId="21BC01A8" w14:textId="25F25629" w:rsidR="000C50AB" w:rsidRPr="00B524E1" w:rsidDel="00635E0D" w:rsidRDefault="000C50AB" w:rsidP="00E454D1">
            <w:pPr>
              <w:pStyle w:val="NoSpacing"/>
              <w:cnfStyle w:val="000000100000" w:firstRow="0" w:lastRow="0" w:firstColumn="0" w:lastColumn="0" w:oddVBand="0" w:evenVBand="0" w:oddHBand="1" w:evenHBand="0" w:firstRowFirstColumn="0" w:firstRowLastColumn="0" w:lastRowFirstColumn="0" w:lastRowLastColumn="0"/>
              <w:rPr>
                <w:del w:id="375" w:author="Allen.Chen" w:date="2025-03-11T16:30:00Z"/>
                <w:rFonts w:ascii="Times New Roman" w:hAnsi="Times New Roman" w:cs="Times New Roman"/>
                <w:sz w:val="24"/>
                <w:szCs w:val="24"/>
              </w:rPr>
            </w:pPr>
          </w:p>
        </w:tc>
      </w:tr>
      <w:tr w:rsidR="000C50AB" w:rsidDel="00635E0D" w14:paraId="6073234B" w14:textId="2B36DA7A" w:rsidTr="00140E21">
        <w:trPr>
          <w:del w:id="376" w:author="Allen.Chen" w:date="2025-03-11T16:30:00Z"/>
        </w:trPr>
        <w:tc>
          <w:tcPr>
            <w:cnfStyle w:val="001000000000" w:firstRow="0" w:lastRow="0" w:firstColumn="1" w:lastColumn="0" w:oddVBand="0" w:evenVBand="0" w:oddHBand="0" w:evenHBand="0" w:firstRowFirstColumn="0" w:firstRowLastColumn="0" w:lastRowFirstColumn="0" w:lastRowLastColumn="0"/>
            <w:tcW w:w="716" w:type="pct"/>
          </w:tcPr>
          <w:p w14:paraId="2336CAF7" w14:textId="43DFECA8" w:rsidR="000C50AB" w:rsidRPr="00423AB6" w:rsidDel="00635E0D" w:rsidRDefault="000C50AB" w:rsidP="00E454D1">
            <w:pPr>
              <w:pStyle w:val="NoSpacing"/>
              <w:rPr>
                <w:del w:id="377" w:author="Allen.Chen" w:date="2025-03-11T16:30:00Z"/>
                <w:rFonts w:ascii="Times New Roman" w:hAnsi="Times New Roman" w:cs="Times New Roman"/>
                <w:sz w:val="24"/>
                <w:szCs w:val="24"/>
              </w:rPr>
            </w:pPr>
            <w:del w:id="378" w:author="Allen.Chen" w:date="2025-03-11T16:30:00Z">
              <w:r w:rsidRPr="003C5B07" w:rsidDel="00635E0D">
                <w:rPr>
                  <w:rFonts w:ascii="Times New Roman" w:hAnsi="Times New Roman" w:cs="Times New Roman"/>
                  <w:sz w:val="24"/>
                  <w:szCs w:val="24"/>
                </w:rPr>
                <w:delText>4: PFC, trending spatial abundance</w:delText>
              </w:r>
            </w:del>
          </w:p>
        </w:tc>
        <w:tc>
          <w:tcPr>
            <w:tcW w:w="1621" w:type="pct"/>
          </w:tcPr>
          <w:p w14:paraId="081525A6" w14:textId="7DE5DA5A" w:rsidR="000C50AB" w:rsidDel="00635E0D" w:rsidRDefault="000C50AB" w:rsidP="00D96911">
            <w:pPr>
              <w:pStyle w:val="NoSpacing"/>
              <w:cnfStyle w:val="000000000000" w:firstRow="0" w:lastRow="0" w:firstColumn="0" w:lastColumn="0" w:oddVBand="0" w:evenVBand="0" w:oddHBand="0" w:evenHBand="0" w:firstRowFirstColumn="0" w:firstRowLastColumn="0" w:lastRowFirstColumn="0" w:lastRowLastColumn="0"/>
              <w:rPr>
                <w:del w:id="379" w:author="Allen.Chen" w:date="2025-03-11T16:30:00Z"/>
                <w:rFonts w:ascii="Times New Roman" w:hAnsi="Times New Roman" w:cs="Times New Roman"/>
                <w:sz w:val="24"/>
                <w:szCs w:val="24"/>
              </w:rPr>
            </w:pPr>
            <w:del w:id="380" w:author="Allen.Chen" w:date="2025-03-11T16:30:00Z">
              <w:r w:rsidDel="00635E0D">
                <w:rPr>
                  <w:rFonts w:ascii="Times New Roman" w:hAnsi="Times New Roman" w:cs="Times New Roman"/>
                  <w:sz w:val="24"/>
                  <w:szCs w:val="24"/>
                </w:rPr>
                <w:delText xml:space="preserve">Spatial abundance follows </w:delText>
              </w:r>
              <w:r w:rsidR="00C330FB" w:rsidDel="00635E0D">
                <w:rPr>
                  <w:rFonts w:ascii="Times New Roman" w:hAnsi="Times New Roman" w:cs="Times New Roman"/>
                  <w:sz w:val="24"/>
                  <w:szCs w:val="24"/>
                </w:rPr>
                <w:delText>an</w:delText>
              </w:r>
              <w:r w:rsidDel="00635E0D">
                <w:rPr>
                  <w:rFonts w:ascii="Times New Roman" w:hAnsi="Times New Roman" w:cs="Times New Roman"/>
                  <w:sz w:val="24"/>
                  <w:szCs w:val="24"/>
                </w:rPr>
                <w:delText xml:space="preserve"> </w:delText>
              </w:r>
              <w:r w:rsidR="00D96911" w:rsidDel="00635E0D">
                <w:rPr>
                  <w:rFonts w:ascii="Times New Roman" w:hAnsi="Times New Roman" w:cs="Times New Roman"/>
                  <w:sz w:val="24"/>
                  <w:szCs w:val="24"/>
                </w:rPr>
                <w:delText xml:space="preserve">eastwardly </w:delText>
              </w:r>
              <w:r w:rsidDel="00635E0D">
                <w:rPr>
                  <w:rFonts w:ascii="Times New Roman" w:hAnsi="Times New Roman" w:cs="Times New Roman"/>
                  <w:sz w:val="24"/>
                  <w:szCs w:val="24"/>
                </w:rPr>
                <w:delText>trend</w:delText>
              </w:r>
              <w:r w:rsidR="00D96911" w:rsidDel="00635E0D">
                <w:rPr>
                  <w:rFonts w:ascii="Times New Roman" w:hAnsi="Times New Roman" w:cs="Times New Roman"/>
                  <w:sz w:val="24"/>
                  <w:szCs w:val="24"/>
                </w:rPr>
                <w:delText xml:space="preserve"> over time</w:delText>
              </w:r>
              <w:r w:rsidDel="00635E0D">
                <w:rPr>
                  <w:rFonts w:ascii="Times New Roman" w:hAnsi="Times New Roman" w:cs="Times New Roman"/>
                  <w:sz w:val="24"/>
                  <w:szCs w:val="24"/>
                </w:rPr>
                <w:delText xml:space="preserve">. When sampling is consistently weaker in certain distant </w:delText>
              </w:r>
              <w:r w:rsidR="009B7147" w:rsidDel="00635E0D">
                <w:rPr>
                  <w:rFonts w:ascii="Times New Roman" w:hAnsi="Times New Roman" w:cs="Times New Roman"/>
                  <w:sz w:val="24"/>
                  <w:szCs w:val="24"/>
                </w:rPr>
                <w:delText>area</w:delText>
              </w:r>
              <w:r w:rsidDel="00635E0D">
                <w:rPr>
                  <w:rFonts w:ascii="Times New Roman" w:hAnsi="Times New Roman" w:cs="Times New Roman"/>
                  <w:sz w:val="24"/>
                  <w:szCs w:val="24"/>
                </w:rPr>
                <w:delText>s,</w:delText>
              </w:r>
              <w:r w:rsidR="00D96911" w:rsidDel="00635E0D">
                <w:rPr>
                  <w:rFonts w:ascii="Times New Roman" w:hAnsi="Times New Roman" w:cs="Times New Roman"/>
                  <w:sz w:val="24"/>
                  <w:szCs w:val="24"/>
                </w:rPr>
                <w:delText xml:space="preserve"> we hypothesize</w:delText>
              </w:r>
              <w:r w:rsidDel="00635E0D">
                <w:rPr>
                  <w:rFonts w:ascii="Times New Roman" w:hAnsi="Times New Roman" w:cs="Times New Roman"/>
                  <w:sz w:val="24"/>
                  <w:szCs w:val="24"/>
                </w:rPr>
                <w:delText xml:space="preserve"> the corrected index may miss the spatial trend over time, performing poorly.</w:delText>
              </w:r>
            </w:del>
          </w:p>
        </w:tc>
        <w:tc>
          <w:tcPr>
            <w:tcW w:w="1497" w:type="pct"/>
          </w:tcPr>
          <w:p w14:paraId="2E520276" w14:textId="2F6700D4" w:rsidR="000C50AB" w:rsidRPr="00423AB6" w:rsidDel="00635E0D" w:rsidRDefault="000C50AB" w:rsidP="00E454D1">
            <w:pPr>
              <w:pStyle w:val="NoSpacing"/>
              <w:cnfStyle w:val="000000000000" w:firstRow="0" w:lastRow="0" w:firstColumn="0" w:lastColumn="0" w:oddVBand="0" w:evenVBand="0" w:oddHBand="0" w:evenHBand="0" w:firstRowFirstColumn="0" w:firstRowLastColumn="0" w:lastRowFirstColumn="0" w:lastRowLastColumn="0"/>
              <w:rPr>
                <w:del w:id="381" w:author="Allen.Chen" w:date="2025-03-11T16:30:00Z"/>
                <w:rFonts w:ascii="Times New Roman" w:hAnsi="Times New Roman" w:cs="Times New Roman"/>
                <w:sz w:val="24"/>
                <w:szCs w:val="24"/>
              </w:rPr>
            </w:pPr>
            <w:del w:id="382" w:author="Allen.Chen" w:date="2025-03-11T16:30:00Z">
              <w:r w:rsidDel="00635E0D">
                <w:rPr>
                  <w:rFonts w:ascii="Times New Roman" w:hAnsi="Times New Roman" w:cs="Times New Roman"/>
                  <w:sz w:val="24"/>
                  <w:szCs w:val="24"/>
                </w:rPr>
                <w:delText xml:space="preserve">Same parametrization as </w:delText>
              </w:r>
              <w:r w:rsidRPr="00DF4020" w:rsidDel="00635E0D">
                <w:rPr>
                  <w:rFonts w:ascii="Times New Roman" w:hAnsi="Times New Roman" w:cs="Times New Roman"/>
                  <w:b/>
                  <w:sz w:val="24"/>
                  <w:szCs w:val="24"/>
                </w:rPr>
                <w:delText>2: Partial fisher coverage (PFC)</w:delText>
              </w:r>
              <w:r w:rsidDel="00635E0D">
                <w:rPr>
                  <w:rFonts w:ascii="Times New Roman" w:hAnsi="Times New Roman" w:cs="Times New Roman"/>
                  <w:sz w:val="24"/>
                  <w:szCs w:val="24"/>
                </w:rPr>
                <w:delText xml:space="preserve">, except with a habitat barrier that impedes fisher coverage in some </w:delText>
              </w:r>
              <w:r w:rsidR="009B7147" w:rsidDel="00635E0D">
                <w:rPr>
                  <w:rFonts w:ascii="Times New Roman" w:hAnsi="Times New Roman" w:cs="Times New Roman"/>
                  <w:sz w:val="24"/>
                  <w:szCs w:val="24"/>
                </w:rPr>
                <w:delText>area</w:delText>
              </w:r>
              <w:r w:rsidDel="00635E0D">
                <w:rPr>
                  <w:rFonts w:ascii="Times New Roman" w:hAnsi="Times New Roman" w:cs="Times New Roman"/>
                  <w:sz w:val="24"/>
                  <w:szCs w:val="24"/>
                </w:rPr>
                <w:delText>s</w:delText>
              </w:r>
            </w:del>
          </w:p>
        </w:tc>
        <w:tc>
          <w:tcPr>
            <w:tcW w:w="1167" w:type="pct"/>
          </w:tcPr>
          <w:p w14:paraId="1B352257" w14:textId="1419574D" w:rsidR="000C50AB" w:rsidRPr="00815470" w:rsidDel="00635E0D" w:rsidRDefault="000C50AB" w:rsidP="006E37B3">
            <w:pPr>
              <w:pStyle w:val="NoSpacing"/>
              <w:cnfStyle w:val="000000000000" w:firstRow="0" w:lastRow="0" w:firstColumn="0" w:lastColumn="0" w:oddVBand="0" w:evenVBand="0" w:oddHBand="0" w:evenHBand="0" w:firstRowFirstColumn="0" w:firstRowLastColumn="0" w:lastRowFirstColumn="0" w:lastRowLastColumn="0"/>
              <w:rPr>
                <w:del w:id="383" w:author="Allen.Chen" w:date="2025-03-11T16:30:00Z"/>
                <w:rFonts w:ascii="Times New Roman" w:hAnsi="Times New Roman" w:cs="Times New Roman"/>
                <w:sz w:val="24"/>
                <w:szCs w:val="24"/>
              </w:rPr>
            </w:pPr>
            <w:del w:id="384" w:author="Allen.Chen" w:date="2025-03-11T16:30:00Z">
              <w:r w:rsidDel="00635E0D">
                <w:rPr>
                  <w:rFonts w:ascii="Times New Roman" w:hAnsi="Times New Roman" w:cs="Times New Roman"/>
                  <w:sz w:val="24"/>
                  <w:szCs w:val="24"/>
                </w:rPr>
                <w:delText xml:space="preserve">Abundance follows </w:delText>
              </w:r>
              <w:r w:rsidR="00C330FB" w:rsidDel="00635E0D">
                <w:rPr>
                  <w:rFonts w:ascii="Times New Roman" w:hAnsi="Times New Roman" w:cs="Times New Roman"/>
                  <w:sz w:val="24"/>
                  <w:szCs w:val="24"/>
                </w:rPr>
                <w:delText>an</w:delText>
              </w:r>
              <w:r w:rsidDel="00635E0D">
                <w:rPr>
                  <w:rFonts w:ascii="Times New Roman" w:hAnsi="Times New Roman" w:cs="Times New Roman"/>
                  <w:sz w:val="24"/>
                  <w:szCs w:val="24"/>
                </w:rPr>
                <w:delText xml:space="preserve"> </w:delText>
              </w:r>
              <w:r w:rsidR="006E37B3" w:rsidDel="00635E0D">
                <w:rPr>
                  <w:rFonts w:ascii="Times New Roman" w:hAnsi="Times New Roman" w:cs="Times New Roman"/>
                  <w:sz w:val="24"/>
                  <w:szCs w:val="24"/>
                </w:rPr>
                <w:delText>east</w:delText>
              </w:r>
              <w:r w:rsidDel="00635E0D">
                <w:rPr>
                  <w:rFonts w:ascii="Times New Roman" w:hAnsi="Times New Roman" w:cs="Times New Roman"/>
                  <w:sz w:val="24"/>
                  <w:szCs w:val="24"/>
                </w:rPr>
                <w:delText xml:space="preserve">wardly trend as </w:delText>
              </w:r>
              <w:r w:rsidRPr="003C5B07" w:rsidDel="00635E0D">
                <w:rPr>
                  <w:rFonts w:ascii="Times New Roman" w:hAnsi="Times New Roman" w:cs="Times New Roman"/>
                  <w:i/>
                  <w:sz w:val="24"/>
                  <w:szCs w:val="24"/>
                </w:rPr>
                <w:delText>y</w:delText>
              </w:r>
              <w:r w:rsidDel="00635E0D">
                <w:rPr>
                  <w:rFonts w:ascii="Times New Roman" w:hAnsi="Times New Roman" w:cs="Times New Roman"/>
                  <w:sz w:val="24"/>
                  <w:szCs w:val="24"/>
                </w:rPr>
                <w:delText xml:space="preserve"> increases.</w:delText>
              </w:r>
            </w:del>
          </w:p>
        </w:tc>
      </w:tr>
    </w:tbl>
    <w:p w14:paraId="28F8DCA3" w14:textId="3D0852DC" w:rsidR="00140E21" w:rsidRDefault="00140E21" w:rsidP="00140E21">
      <w:pPr>
        <w:pStyle w:val="NoSpacing"/>
        <w:rPr>
          <w:ins w:id="385" w:author="Allen.Chen" w:date="2025-03-11T16:42:00Z"/>
          <w:rFonts w:ascii="Times New Roman" w:hAnsi="Times New Roman" w:cs="Times New Roman"/>
          <w:sz w:val="24"/>
          <w:szCs w:val="24"/>
        </w:rPr>
      </w:pPr>
      <w:ins w:id="386" w:author="Allen.Chen" w:date="2025-03-11T16:42:00Z">
        <w:r>
          <w:rPr>
            <w:rFonts w:ascii="Times New Roman" w:hAnsi="Times New Roman" w:cs="Times New Roman"/>
            <w:sz w:val="24"/>
            <w:szCs w:val="24"/>
          </w:rPr>
          <w:t>As an alternative, i</w:t>
        </w:r>
        <w:r w:rsidRPr="00AB01E5">
          <w:rPr>
            <w:rFonts w:ascii="Times New Roman" w:hAnsi="Times New Roman" w:cs="Times New Roman"/>
            <w:sz w:val="24"/>
            <w:szCs w:val="24"/>
          </w:rPr>
          <w:t xml:space="preserve">n Scenario 2, vessels always start at </w:t>
        </w:r>
        <w:r>
          <w:rPr>
            <w:rFonts w:ascii="Times New Roman" w:hAnsi="Times New Roman" w:cs="Times New Roman"/>
            <w:sz w:val="24"/>
            <w:szCs w:val="24"/>
          </w:rPr>
          <w:t>Area</w:t>
        </w:r>
        <w:r w:rsidRPr="00AB01E5">
          <w:rPr>
            <w:rFonts w:ascii="Times New Roman" w:hAnsi="Times New Roman" w:cs="Times New Roman"/>
            <w:sz w:val="24"/>
            <w:szCs w:val="24"/>
          </w:rPr>
          <w:t xml:space="preserve"> 1. </w:t>
        </w:r>
        <w:r>
          <w:rPr>
            <w:rFonts w:ascii="Times New Roman" w:hAnsi="Times New Roman" w:cs="Times New Roman"/>
            <w:sz w:val="24"/>
            <w:szCs w:val="24"/>
          </w:rPr>
          <w:t>Then t</w:t>
        </w:r>
        <w:r w:rsidRPr="00AB01E5">
          <w:rPr>
            <w:rFonts w:ascii="Times New Roman" w:hAnsi="Times New Roman" w:cs="Times New Roman"/>
            <w:sz w:val="24"/>
            <w:szCs w:val="24"/>
          </w:rPr>
          <w:t xml:space="preserve">hey take multiple hauls in a trip, where the red arrows illustrate five choice occasions in a single hypothetical trip. </w:t>
        </w:r>
        <w:r>
          <w:rPr>
            <w:rFonts w:ascii="Times New Roman" w:hAnsi="Times New Roman" w:cs="Times New Roman"/>
            <w:sz w:val="24"/>
            <w:szCs w:val="24"/>
          </w:rPr>
          <w:t>For example, for choice occasion 1 (in red), they start in Area 1, and choose to move to Area 4 and make a haul. Then for choice occasion 2, they are already in Area 4, and choose to move to Area 8, and make a haul. For choice occasion 3, they choose to stay in Area 8 and make another haul. For choice occasion 4, they move to Area 6, make a haul, and finally for a total of 5 hauls</w:t>
        </w:r>
      </w:ins>
      <w:ins w:id="387" w:author="Allen.Chen" w:date="2025-03-11T16:43:00Z">
        <w:r>
          <w:rPr>
            <w:rFonts w:ascii="Times New Roman" w:hAnsi="Times New Roman" w:cs="Times New Roman"/>
            <w:sz w:val="24"/>
            <w:szCs w:val="24"/>
          </w:rPr>
          <w:t xml:space="preserve"> in this trip</w:t>
        </w:r>
      </w:ins>
      <w:ins w:id="388" w:author="Allen.Chen" w:date="2025-03-11T16:42:00Z">
        <w:r>
          <w:rPr>
            <w:rFonts w:ascii="Times New Roman" w:hAnsi="Times New Roman" w:cs="Times New Roman"/>
            <w:sz w:val="24"/>
            <w:szCs w:val="24"/>
          </w:rPr>
          <w:t>, during their last choice occasion they move to Area 9 and make the</w:t>
        </w:r>
      </w:ins>
      <w:ins w:id="389" w:author="Allen.Chen" w:date="2025-03-11T16:43:00Z">
        <w:r>
          <w:rPr>
            <w:rFonts w:ascii="Times New Roman" w:hAnsi="Times New Roman" w:cs="Times New Roman"/>
            <w:sz w:val="24"/>
            <w:szCs w:val="24"/>
          </w:rPr>
          <w:t>ir</w:t>
        </w:r>
      </w:ins>
      <w:ins w:id="390" w:author="Allen.Chen" w:date="2025-03-11T16:42:00Z">
        <w:r>
          <w:rPr>
            <w:rFonts w:ascii="Times New Roman" w:hAnsi="Times New Roman" w:cs="Times New Roman"/>
            <w:sz w:val="24"/>
            <w:szCs w:val="24"/>
          </w:rPr>
          <w:t xml:space="preserve"> final haul.</w:t>
        </w:r>
      </w:ins>
    </w:p>
    <w:p w14:paraId="6E352CC2" w14:textId="77777777" w:rsidR="00140E21" w:rsidRDefault="00140E21" w:rsidP="00140E21">
      <w:pPr>
        <w:pStyle w:val="NoSpacing"/>
        <w:rPr>
          <w:ins w:id="391" w:author="Allen.Chen" w:date="2025-03-11T16:42:00Z"/>
          <w:rFonts w:ascii="Times New Roman" w:hAnsi="Times New Roman" w:cs="Times New Roman"/>
          <w:sz w:val="24"/>
          <w:szCs w:val="24"/>
        </w:rPr>
      </w:pPr>
    </w:p>
    <w:p w14:paraId="0902FCA0" w14:textId="77777777" w:rsidR="00140E21" w:rsidRPr="00AB01E5" w:rsidRDefault="00140E21" w:rsidP="00140E21">
      <w:pPr>
        <w:pStyle w:val="NoSpacing"/>
        <w:rPr>
          <w:ins w:id="392" w:author="Allen.Chen" w:date="2025-03-11T16:42:00Z"/>
          <w:rFonts w:ascii="Times New Roman" w:hAnsi="Times New Roman" w:cs="Times New Roman"/>
          <w:sz w:val="24"/>
          <w:szCs w:val="24"/>
        </w:rPr>
      </w:pPr>
      <w:ins w:id="393" w:author="Allen.Chen" w:date="2025-03-11T16:42:00Z">
        <w:r>
          <w:rPr>
            <w:rFonts w:ascii="Times New Roman" w:hAnsi="Times New Roman" w:cs="Times New Roman"/>
            <w:sz w:val="24"/>
            <w:szCs w:val="24"/>
          </w:rPr>
          <w:t xml:space="preserve">When all </w:t>
        </w:r>
        <w:r w:rsidRPr="00AB01E5">
          <w:rPr>
            <w:rFonts w:ascii="Times New Roman" w:hAnsi="Times New Roman" w:cs="Times New Roman"/>
            <w:sz w:val="24"/>
            <w:szCs w:val="24"/>
          </w:rPr>
          <w:t xml:space="preserve">vessels </w:t>
        </w:r>
        <w:r>
          <w:rPr>
            <w:rFonts w:ascii="Times New Roman" w:hAnsi="Times New Roman" w:cs="Times New Roman"/>
            <w:sz w:val="24"/>
            <w:szCs w:val="24"/>
          </w:rPr>
          <w:t>s</w:t>
        </w:r>
        <w:r w:rsidRPr="00AB01E5">
          <w:rPr>
            <w:rFonts w:ascii="Times New Roman" w:hAnsi="Times New Roman" w:cs="Times New Roman"/>
            <w:sz w:val="24"/>
            <w:szCs w:val="24"/>
          </w:rPr>
          <w:t xml:space="preserve">tart in </w:t>
        </w:r>
        <w:r>
          <w:rPr>
            <w:rFonts w:ascii="Times New Roman" w:hAnsi="Times New Roman" w:cs="Times New Roman"/>
            <w:sz w:val="24"/>
            <w:szCs w:val="24"/>
          </w:rPr>
          <w:t>Area</w:t>
        </w:r>
        <w:r w:rsidRPr="00AB01E5">
          <w:rPr>
            <w:rFonts w:ascii="Times New Roman" w:hAnsi="Times New Roman" w:cs="Times New Roman"/>
            <w:sz w:val="24"/>
            <w:szCs w:val="24"/>
          </w:rPr>
          <w:t xml:space="preserve"> 1</w:t>
        </w:r>
        <w:r>
          <w:rPr>
            <w:rFonts w:ascii="Times New Roman" w:hAnsi="Times New Roman" w:cs="Times New Roman"/>
            <w:sz w:val="24"/>
            <w:szCs w:val="24"/>
          </w:rPr>
          <w:t>,</w:t>
        </w:r>
        <w:r w:rsidRPr="00AB01E5">
          <w:rPr>
            <w:rFonts w:ascii="Times New Roman" w:hAnsi="Times New Roman" w:cs="Times New Roman"/>
            <w:sz w:val="24"/>
            <w:szCs w:val="24"/>
          </w:rPr>
          <w:t xml:space="preserve"> </w:t>
        </w:r>
        <w:r>
          <w:rPr>
            <w:rFonts w:ascii="Times New Roman" w:hAnsi="Times New Roman" w:cs="Times New Roman"/>
            <w:sz w:val="24"/>
            <w:szCs w:val="24"/>
          </w:rPr>
          <w:t xml:space="preserve">they </w:t>
        </w:r>
        <w:r w:rsidRPr="00AB01E5">
          <w:rPr>
            <w:rFonts w:ascii="Times New Roman" w:hAnsi="Times New Roman" w:cs="Times New Roman"/>
            <w:sz w:val="24"/>
            <w:szCs w:val="24"/>
          </w:rPr>
          <w:t>tend to migrate towards the areas with greater abundance</w:t>
        </w:r>
        <w:r>
          <w:rPr>
            <w:rFonts w:ascii="Times New Roman" w:hAnsi="Times New Roman" w:cs="Times New Roman"/>
            <w:sz w:val="24"/>
            <w:szCs w:val="24"/>
          </w:rPr>
          <w:t>. Then</w:t>
        </w:r>
        <w:r w:rsidRPr="00AB01E5">
          <w:rPr>
            <w:rFonts w:ascii="Times New Roman" w:hAnsi="Times New Roman" w:cs="Times New Roman"/>
            <w:sz w:val="24"/>
            <w:szCs w:val="24"/>
          </w:rPr>
          <w:t xml:space="preserve"> the probability of moving to an area with low abundance is relatively small</w:t>
        </w:r>
        <w:r>
          <w:rPr>
            <w:rFonts w:ascii="Times New Roman" w:hAnsi="Times New Roman" w:cs="Times New Roman"/>
            <w:sz w:val="24"/>
            <w:szCs w:val="24"/>
          </w:rPr>
          <w:t>. Note that</w:t>
        </w:r>
        <w:r w:rsidRPr="00AB01E5">
          <w:rPr>
            <w:rFonts w:ascii="Times New Roman" w:hAnsi="Times New Roman" w:cs="Times New Roman"/>
            <w:sz w:val="24"/>
            <w:szCs w:val="24"/>
          </w:rPr>
          <w:t xml:space="preserve"> areas with low abundance </w:t>
        </w:r>
        <w:r>
          <w:rPr>
            <w:rFonts w:ascii="Times New Roman" w:hAnsi="Times New Roman" w:cs="Times New Roman"/>
            <w:sz w:val="24"/>
            <w:szCs w:val="24"/>
          </w:rPr>
          <w:t>in the southwest have fewer observations, and depending on the choice of polynomial approximation the number of observations may need to be larger in order to have sufficient variation in the probability covariates to identify the free parameters in the correction function.</w:t>
        </w:r>
      </w:ins>
    </w:p>
    <w:p w14:paraId="094C9B22" w14:textId="057ADCED" w:rsidR="000C50AB" w:rsidDel="00140E21" w:rsidRDefault="000C50AB" w:rsidP="000C50AB">
      <w:pPr>
        <w:pStyle w:val="NoSpacing"/>
        <w:rPr>
          <w:del w:id="394" w:author="Allen.Chen" w:date="2025-03-11T16:30:00Z"/>
          <w:rFonts w:ascii="Times New Roman" w:hAnsi="Times New Roman" w:cs="Times New Roman"/>
          <w:sz w:val="24"/>
          <w:szCs w:val="24"/>
        </w:rPr>
      </w:pPr>
    </w:p>
    <w:p w14:paraId="557A2C6A" w14:textId="77777777" w:rsidR="00140E21" w:rsidRPr="00760174" w:rsidRDefault="00140E21" w:rsidP="000C50AB">
      <w:pPr>
        <w:pStyle w:val="NoSpacing"/>
        <w:rPr>
          <w:ins w:id="395" w:author="Allen.Chen" w:date="2025-03-11T16:43:00Z"/>
          <w:rFonts w:ascii="Times New Roman" w:hAnsi="Times New Roman" w:cs="Times New Roman"/>
          <w:sz w:val="24"/>
          <w:szCs w:val="24"/>
        </w:rPr>
      </w:pPr>
    </w:p>
    <w:p w14:paraId="296FD20C" w14:textId="533630F0" w:rsidR="009E78B8" w:rsidRDefault="00E454D1" w:rsidP="000C50AB">
      <w:pPr>
        <w:pStyle w:val="NoSpacing"/>
        <w:rPr>
          <w:ins w:id="396" w:author="Allen.Chen" w:date="2025-03-11T13:59:00Z"/>
          <w:rFonts w:ascii="Times New Roman" w:hAnsi="Times New Roman" w:cs="Times New Roman"/>
          <w:sz w:val="24"/>
          <w:szCs w:val="24"/>
        </w:rPr>
      </w:pPr>
      <w:r>
        <w:rPr>
          <w:rFonts w:ascii="Times New Roman" w:hAnsi="Times New Roman" w:cs="Times New Roman"/>
          <w:sz w:val="24"/>
          <w:szCs w:val="24"/>
        </w:rPr>
        <w:t xml:space="preserve">In </w:t>
      </w:r>
      <w:r w:rsidR="000C50AB" w:rsidRPr="00760174">
        <w:rPr>
          <w:rFonts w:ascii="Times New Roman" w:hAnsi="Times New Roman" w:cs="Times New Roman"/>
          <w:sz w:val="24"/>
          <w:szCs w:val="24"/>
        </w:rPr>
        <w:t>Scenario 3</w:t>
      </w:r>
      <w:r>
        <w:rPr>
          <w:rFonts w:ascii="Times New Roman" w:hAnsi="Times New Roman" w:cs="Times New Roman"/>
          <w:sz w:val="24"/>
          <w:szCs w:val="24"/>
        </w:rPr>
        <w:t xml:space="preserve"> </w:t>
      </w:r>
      <w:r w:rsidR="000C50AB" w:rsidRPr="00760174">
        <w:rPr>
          <w:rFonts w:ascii="Times New Roman" w:hAnsi="Times New Roman" w:cs="Times New Roman"/>
          <w:sz w:val="24"/>
          <w:szCs w:val="24"/>
        </w:rPr>
        <w:t>there is a buffer in the form of habitat (e.g. reefs or rocks) that prevents fishing</w:t>
      </w:r>
      <w:r>
        <w:rPr>
          <w:rFonts w:ascii="Times New Roman" w:hAnsi="Times New Roman" w:cs="Times New Roman"/>
          <w:sz w:val="24"/>
          <w:szCs w:val="24"/>
        </w:rPr>
        <w:t xml:space="preserve"> (</w:t>
      </w:r>
      <w:r w:rsidRPr="00AB01E5">
        <w:rPr>
          <w:rFonts w:ascii="Times New Roman" w:hAnsi="Times New Roman" w:cs="Times New Roman"/>
          <w:sz w:val="24"/>
          <w:szCs w:val="24"/>
        </w:rPr>
        <w:t>Figure 3</w:t>
      </w:r>
      <w:r>
        <w:rPr>
          <w:rFonts w:ascii="Times New Roman" w:hAnsi="Times New Roman" w:cs="Times New Roman"/>
          <w:sz w:val="24"/>
          <w:szCs w:val="24"/>
        </w:rPr>
        <w:t>)</w:t>
      </w:r>
      <w:r w:rsidR="000C50AB" w:rsidRPr="00760174">
        <w:rPr>
          <w:rFonts w:ascii="Times New Roman" w:hAnsi="Times New Roman" w:cs="Times New Roman"/>
          <w:sz w:val="24"/>
          <w:szCs w:val="24"/>
        </w:rPr>
        <w:t xml:space="preserve">. </w:t>
      </w:r>
      <w:ins w:id="397" w:author="Allen.Chen" w:date="2025-03-06T16:49:00Z">
        <w:r w:rsidR="00E0082B">
          <w:rPr>
            <w:rFonts w:ascii="Times New Roman" w:hAnsi="Times New Roman" w:cs="Times New Roman"/>
            <w:sz w:val="24"/>
            <w:szCs w:val="24"/>
          </w:rPr>
          <w:t xml:space="preserve">We investigate the effect of not being able to estimate abundance in some areas, including what happens if the westward area contains most of the abundance in a year. </w:t>
        </w:r>
      </w:ins>
      <w:r w:rsidR="00CF1E9A">
        <w:rPr>
          <w:rFonts w:ascii="Times New Roman" w:hAnsi="Times New Roman" w:cs="Times New Roman"/>
          <w:sz w:val="24"/>
          <w:szCs w:val="24"/>
        </w:rPr>
        <w:t xml:space="preserve">Fishers start in Area 1, and make multiple hauls in a trip. </w:t>
      </w:r>
      <w:r w:rsidR="000C50AB" w:rsidRPr="00760174">
        <w:rPr>
          <w:rFonts w:ascii="Times New Roman" w:hAnsi="Times New Roman" w:cs="Times New Roman"/>
          <w:sz w:val="24"/>
          <w:szCs w:val="24"/>
        </w:rPr>
        <w:t xml:space="preserve">Abundance </w:t>
      </w:r>
      <w:r w:rsidR="0092610B">
        <w:rPr>
          <w:rFonts w:ascii="Times New Roman" w:hAnsi="Times New Roman" w:cs="Times New Roman"/>
          <w:sz w:val="24"/>
          <w:szCs w:val="24"/>
        </w:rPr>
        <w:t xml:space="preserve">across space </w:t>
      </w:r>
      <w:r w:rsidR="000C50AB" w:rsidRPr="00760174">
        <w:rPr>
          <w:rFonts w:ascii="Times New Roman" w:hAnsi="Times New Roman" w:cs="Times New Roman"/>
          <w:sz w:val="24"/>
          <w:szCs w:val="24"/>
        </w:rPr>
        <w:t>is not static across years, but random</w:t>
      </w:r>
      <w:r w:rsidR="0092610B">
        <w:rPr>
          <w:rFonts w:ascii="Times New Roman" w:hAnsi="Times New Roman" w:cs="Times New Roman"/>
          <w:sz w:val="24"/>
          <w:szCs w:val="24"/>
        </w:rPr>
        <w:t xml:space="preserve"> across space as described in Column IV of Scenario 3</w:t>
      </w:r>
      <w:r w:rsidR="000C50AB" w:rsidRPr="00760174">
        <w:rPr>
          <w:rFonts w:ascii="Times New Roman" w:hAnsi="Times New Roman" w:cs="Times New Roman"/>
          <w:sz w:val="24"/>
          <w:szCs w:val="24"/>
        </w:rPr>
        <w:t>, where each panel is one realization of the random distribution</w:t>
      </w:r>
      <w:r>
        <w:rPr>
          <w:rFonts w:ascii="Times New Roman" w:hAnsi="Times New Roman" w:cs="Times New Roman"/>
          <w:sz w:val="24"/>
          <w:szCs w:val="24"/>
        </w:rPr>
        <w:t xml:space="preserve"> (in one year)</w:t>
      </w:r>
      <w:r w:rsidR="000C50AB" w:rsidRPr="00760174">
        <w:rPr>
          <w:rFonts w:ascii="Times New Roman" w:hAnsi="Times New Roman" w:cs="Times New Roman"/>
          <w:sz w:val="24"/>
          <w:szCs w:val="24"/>
        </w:rPr>
        <w:t xml:space="preserve">. </w:t>
      </w:r>
      <w:ins w:id="398" w:author="Allen.Chen" w:date="2025-03-11T13:59:00Z">
        <w:r w:rsidR="009E78B8">
          <w:rPr>
            <w:rFonts w:ascii="Times New Roman" w:hAnsi="Times New Roman" w:cs="Times New Roman"/>
            <w:sz w:val="24"/>
            <w:szCs w:val="24"/>
          </w:rPr>
          <w:t>For example in one year on the left panel, a vessel starts in Area 1, moves to Area 4 to make a haul, and then chooses to stay in Area 4 and make a second haul. The right panel then represents the randomly distributed abundance in a different year, where a vessel star</w:t>
        </w:r>
      </w:ins>
      <w:ins w:id="399" w:author="Allen.Chen" w:date="2025-03-11T14:00:00Z">
        <w:r w:rsidR="009E78B8">
          <w:rPr>
            <w:rFonts w:ascii="Times New Roman" w:hAnsi="Times New Roman" w:cs="Times New Roman"/>
            <w:sz w:val="24"/>
            <w:szCs w:val="24"/>
          </w:rPr>
          <w:t>ts in Area 1, and stays there two make two hauls.</w:t>
        </w:r>
      </w:ins>
    </w:p>
    <w:p w14:paraId="5AE81907" w14:textId="28249F76" w:rsidR="000C50AB" w:rsidRPr="00760174" w:rsidDel="00140E21" w:rsidRDefault="000C50AB" w:rsidP="000C50AB">
      <w:pPr>
        <w:pStyle w:val="NoSpacing"/>
        <w:rPr>
          <w:del w:id="400" w:author="Allen.Chen" w:date="2025-03-11T16:44:00Z"/>
          <w:rFonts w:ascii="Times New Roman" w:hAnsi="Times New Roman" w:cs="Times New Roman"/>
          <w:sz w:val="24"/>
          <w:szCs w:val="24"/>
        </w:rPr>
      </w:pPr>
      <w:del w:id="401" w:author="Allen.Chen" w:date="2025-03-11T16:44:00Z">
        <w:r w:rsidRPr="00760174" w:rsidDel="00140E21">
          <w:rPr>
            <w:rFonts w:ascii="Times New Roman" w:hAnsi="Times New Roman" w:cs="Times New Roman"/>
            <w:sz w:val="24"/>
            <w:szCs w:val="24"/>
          </w:rPr>
          <w:delText>The</w:delText>
        </w:r>
      </w:del>
      <w:del w:id="402" w:author="Allen.Chen" w:date="2025-03-11T14:00:00Z">
        <w:r w:rsidRPr="00760174" w:rsidDel="009E78B8">
          <w:rPr>
            <w:rFonts w:ascii="Times New Roman" w:hAnsi="Times New Roman" w:cs="Times New Roman"/>
            <w:sz w:val="24"/>
            <w:szCs w:val="24"/>
          </w:rPr>
          <w:delText>n</w:delText>
        </w:r>
      </w:del>
      <w:del w:id="403" w:author="Allen.Chen" w:date="2025-03-11T16:44:00Z">
        <w:r w:rsidRPr="00760174" w:rsidDel="00140E21">
          <w:rPr>
            <w:rFonts w:ascii="Times New Roman" w:hAnsi="Times New Roman" w:cs="Times New Roman"/>
            <w:sz w:val="24"/>
            <w:szCs w:val="24"/>
          </w:rPr>
          <w:delText xml:space="preserve">, in some years the unfished </w:delText>
        </w:r>
        <w:r w:rsidR="009B7147" w:rsidDel="00140E21">
          <w:rPr>
            <w:rFonts w:ascii="Times New Roman" w:hAnsi="Times New Roman" w:cs="Times New Roman"/>
            <w:sz w:val="24"/>
            <w:szCs w:val="24"/>
          </w:rPr>
          <w:delText>area</w:delText>
        </w:r>
        <w:r w:rsidRPr="00760174" w:rsidDel="00140E21">
          <w:rPr>
            <w:rFonts w:ascii="Times New Roman" w:hAnsi="Times New Roman" w:cs="Times New Roman"/>
            <w:sz w:val="24"/>
            <w:szCs w:val="24"/>
          </w:rPr>
          <w:delText xml:space="preserve"> might be high abundance, while in other years there might be low abundance in the unfished </w:delText>
        </w:r>
        <w:r w:rsidR="009B7147" w:rsidDel="00140E21">
          <w:rPr>
            <w:rFonts w:ascii="Times New Roman" w:hAnsi="Times New Roman" w:cs="Times New Roman"/>
            <w:sz w:val="24"/>
            <w:szCs w:val="24"/>
          </w:rPr>
          <w:delText>area</w:delText>
        </w:r>
        <w:r w:rsidRPr="00760174" w:rsidDel="00140E21">
          <w:rPr>
            <w:rFonts w:ascii="Times New Roman" w:hAnsi="Times New Roman" w:cs="Times New Roman"/>
            <w:sz w:val="24"/>
            <w:szCs w:val="24"/>
          </w:rPr>
          <w:delText xml:space="preserve">. There are also not enough observations to estimate </w:delText>
        </w:r>
      </w:del>
      <w:del w:id="404" w:author="Allen.Chen" w:date="2025-03-10T13:05:00Z">
        <w:r w:rsidRPr="00760174" w:rsidDel="007E2298">
          <w:rPr>
            <w:rFonts w:ascii="Times New Roman" w:hAnsi="Times New Roman" w:cs="Times New Roman"/>
            <w:sz w:val="24"/>
            <w:szCs w:val="24"/>
          </w:rPr>
          <w:delText xml:space="preserve">expected </w:delText>
        </w:r>
      </w:del>
      <w:del w:id="405" w:author="Allen.Chen" w:date="2025-03-11T16:44:00Z">
        <w:r w:rsidRPr="00760174" w:rsidDel="00140E21">
          <w:rPr>
            <w:rFonts w:ascii="Times New Roman" w:hAnsi="Times New Roman" w:cs="Times New Roman"/>
            <w:sz w:val="24"/>
            <w:szCs w:val="24"/>
          </w:rPr>
          <w:delText xml:space="preserve">catches </w:delText>
        </w:r>
      </w:del>
      <w:del w:id="406" w:author="Allen.Chen" w:date="2025-03-10T13:05:00Z">
        <w:r w:rsidRPr="00760174" w:rsidDel="007E2298">
          <w:rPr>
            <w:rFonts w:ascii="Times New Roman" w:hAnsi="Times New Roman" w:cs="Times New Roman"/>
            <w:sz w:val="24"/>
            <w:szCs w:val="24"/>
          </w:rPr>
          <w:delText xml:space="preserve">and abundance </w:delText>
        </w:r>
      </w:del>
      <w:del w:id="407" w:author="Allen.Chen" w:date="2025-03-11T16:44:00Z">
        <w:r w:rsidRPr="00760174" w:rsidDel="00140E21">
          <w:rPr>
            <w:rFonts w:ascii="Times New Roman" w:hAnsi="Times New Roman" w:cs="Times New Roman"/>
            <w:sz w:val="24"/>
            <w:szCs w:val="24"/>
          </w:rPr>
          <w:delText>at the most w</w:delText>
        </w:r>
        <w:r w:rsidR="00E454D1" w:rsidRPr="00E454D1" w:rsidDel="00140E21">
          <w:rPr>
            <w:rFonts w:ascii="Times New Roman" w:hAnsi="Times New Roman" w:cs="Times New Roman"/>
            <w:sz w:val="24"/>
            <w:szCs w:val="24"/>
          </w:rPr>
          <w:delText xml:space="preserve">estward </w:delText>
        </w:r>
        <w:r w:rsidR="009B7147" w:rsidDel="00140E21">
          <w:rPr>
            <w:rFonts w:ascii="Times New Roman" w:hAnsi="Times New Roman" w:cs="Times New Roman"/>
            <w:sz w:val="24"/>
            <w:szCs w:val="24"/>
          </w:rPr>
          <w:delText>area</w:delText>
        </w:r>
        <w:r w:rsidR="00E454D1" w:rsidRPr="00E454D1" w:rsidDel="00140E21">
          <w:rPr>
            <w:rFonts w:ascii="Times New Roman" w:hAnsi="Times New Roman" w:cs="Times New Roman"/>
            <w:sz w:val="24"/>
            <w:szCs w:val="24"/>
          </w:rPr>
          <w:delText>s</w:delText>
        </w:r>
      </w:del>
      <w:del w:id="408" w:author="Allen.Chen" w:date="2025-03-06T16:50:00Z">
        <w:r w:rsidR="00E454D1" w:rsidRPr="00E454D1" w:rsidDel="00E0082B">
          <w:rPr>
            <w:rFonts w:ascii="Times New Roman" w:hAnsi="Times New Roman" w:cs="Times New Roman"/>
            <w:sz w:val="24"/>
            <w:szCs w:val="24"/>
          </w:rPr>
          <w:delText xml:space="preserve">, and the number of samples observed by the model are low in those </w:delText>
        </w:r>
        <w:r w:rsidR="009B7147" w:rsidDel="00E0082B">
          <w:rPr>
            <w:rFonts w:ascii="Times New Roman" w:hAnsi="Times New Roman" w:cs="Times New Roman"/>
            <w:sz w:val="24"/>
            <w:szCs w:val="24"/>
          </w:rPr>
          <w:delText>area</w:delText>
        </w:r>
        <w:r w:rsidR="00E454D1" w:rsidRPr="00E454D1" w:rsidDel="00E0082B">
          <w:rPr>
            <w:rFonts w:ascii="Times New Roman" w:hAnsi="Times New Roman" w:cs="Times New Roman"/>
            <w:sz w:val="24"/>
            <w:szCs w:val="24"/>
          </w:rPr>
          <w:delText>s</w:delText>
        </w:r>
      </w:del>
      <w:del w:id="409" w:author="Allen.Chen" w:date="2025-03-11T16:44:00Z">
        <w:r w:rsidR="00E454D1" w:rsidRPr="00E454D1" w:rsidDel="00140E21">
          <w:rPr>
            <w:rFonts w:ascii="Times New Roman" w:hAnsi="Times New Roman" w:cs="Times New Roman"/>
            <w:sz w:val="24"/>
            <w:szCs w:val="24"/>
          </w:rPr>
          <w:delText>.</w:delText>
        </w:r>
      </w:del>
      <w:del w:id="410" w:author="Allen.Chen" w:date="2025-03-06T16:50:00Z">
        <w:r w:rsidR="004674A3" w:rsidDel="00E0082B">
          <w:rPr>
            <w:rStyle w:val="FootnoteReference"/>
            <w:rFonts w:ascii="Times New Roman" w:hAnsi="Times New Roman" w:cs="Times New Roman"/>
            <w:sz w:val="24"/>
            <w:szCs w:val="24"/>
          </w:rPr>
          <w:footnoteReference w:id="11"/>
        </w:r>
      </w:del>
      <w:del w:id="413" w:author="Allen.Chen" w:date="2025-03-11T16:44:00Z">
        <w:r w:rsidR="00CF1E9A" w:rsidDel="00140E21">
          <w:rPr>
            <w:rFonts w:ascii="Times New Roman" w:hAnsi="Times New Roman" w:cs="Times New Roman"/>
            <w:sz w:val="24"/>
            <w:szCs w:val="24"/>
          </w:rPr>
          <w:delText xml:space="preserve"> </w:delText>
        </w:r>
      </w:del>
      <w:del w:id="414" w:author="Allen.Chen" w:date="2025-03-06T16:49:00Z">
        <w:r w:rsidR="00CF1E9A" w:rsidDel="00E0082B">
          <w:rPr>
            <w:rFonts w:ascii="Times New Roman" w:hAnsi="Times New Roman" w:cs="Times New Roman"/>
            <w:sz w:val="24"/>
            <w:szCs w:val="24"/>
          </w:rPr>
          <w:delText xml:space="preserve">We investigate </w:delText>
        </w:r>
        <w:r w:rsidR="00B73734" w:rsidDel="00E0082B">
          <w:rPr>
            <w:rFonts w:ascii="Times New Roman" w:hAnsi="Times New Roman" w:cs="Times New Roman"/>
            <w:sz w:val="24"/>
            <w:szCs w:val="24"/>
          </w:rPr>
          <w:delText xml:space="preserve">the effect of not being able to estimate abundance in some </w:delText>
        </w:r>
        <w:r w:rsidR="00DF5C37" w:rsidDel="00E0082B">
          <w:rPr>
            <w:rFonts w:ascii="Times New Roman" w:hAnsi="Times New Roman" w:cs="Times New Roman"/>
            <w:sz w:val="24"/>
            <w:szCs w:val="24"/>
          </w:rPr>
          <w:delText>area</w:delText>
        </w:r>
        <w:r w:rsidR="00B73734" w:rsidDel="00E0082B">
          <w:rPr>
            <w:rFonts w:ascii="Times New Roman" w:hAnsi="Times New Roman" w:cs="Times New Roman"/>
            <w:sz w:val="24"/>
            <w:szCs w:val="24"/>
          </w:rPr>
          <w:delText xml:space="preserve">s, </w:delText>
        </w:r>
        <w:r w:rsidR="00CF1E9A" w:rsidDel="00E0082B">
          <w:rPr>
            <w:rFonts w:ascii="Times New Roman" w:hAnsi="Times New Roman" w:cs="Times New Roman"/>
            <w:sz w:val="24"/>
            <w:szCs w:val="24"/>
          </w:rPr>
          <w:delText>including what happens if the westward area contains most of the abundance in a year.</w:delText>
        </w:r>
      </w:del>
    </w:p>
    <w:p w14:paraId="15150BCB" w14:textId="77777777" w:rsidR="000C50AB" w:rsidRPr="00760174" w:rsidRDefault="000C50AB" w:rsidP="000C50AB">
      <w:pPr>
        <w:pStyle w:val="NoSpacing"/>
        <w:rPr>
          <w:rFonts w:ascii="Times New Roman" w:hAnsi="Times New Roman" w:cs="Times New Roman"/>
          <w:sz w:val="24"/>
          <w:szCs w:val="24"/>
        </w:rPr>
      </w:pPr>
    </w:p>
    <w:p w14:paraId="271A1D3E" w14:textId="624BBC19" w:rsidR="000C50AB" w:rsidRPr="00760174" w:rsidRDefault="00A754CB" w:rsidP="000C50AB">
      <w:pPr>
        <w:pStyle w:val="NoSpacing"/>
        <w:rPr>
          <w:rFonts w:ascii="Times New Roman" w:hAnsi="Times New Roman" w:cs="Times New Roman"/>
          <w:sz w:val="24"/>
          <w:szCs w:val="24"/>
        </w:rPr>
      </w:pPr>
      <w:r w:rsidRPr="00760174">
        <w:rPr>
          <w:rFonts w:ascii="Times New Roman" w:hAnsi="Times New Roman" w:cs="Times New Roman"/>
          <w:noProof/>
          <w:sz w:val="24"/>
          <w:szCs w:val="24"/>
        </w:rPr>
        <w:lastRenderedPageBreak/>
        <w:t xml:space="preserve"> </w:t>
      </w:r>
      <w:r w:rsidR="008C6F70" w:rsidRPr="008C6F70">
        <w:rPr>
          <w:rFonts w:ascii="Times New Roman" w:hAnsi="Times New Roman" w:cs="Times New Roman"/>
          <w:noProof/>
          <w:sz w:val="24"/>
          <w:szCs w:val="24"/>
        </w:rPr>
        <w:drawing>
          <wp:inline distT="0" distB="0" distL="0" distR="0" wp14:anchorId="2167DC00" wp14:editId="1C7F7F84">
            <wp:extent cx="5848350" cy="3295650"/>
            <wp:effectExtent l="0" t="0" r="0" b="0"/>
            <wp:docPr id="5" name="Picture 5" descr="U:\R_packages\ss3simfork\inst\extdata\econ\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_packages\ss3simfork\inst\extdata\econ\fig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14:paraId="2F3FDCE0" w14:textId="0179389E" w:rsidR="000C50AB" w:rsidRPr="00760174" w:rsidRDefault="000C50AB" w:rsidP="000C50AB">
      <w:pPr>
        <w:pStyle w:val="NoSpacing"/>
        <w:rPr>
          <w:rFonts w:ascii="Times New Roman" w:hAnsi="Times New Roman" w:cs="Times New Roman"/>
          <w:sz w:val="24"/>
          <w:szCs w:val="24"/>
        </w:rPr>
      </w:pPr>
      <w:r w:rsidRPr="00760174">
        <w:rPr>
          <w:rFonts w:ascii="Times New Roman" w:hAnsi="Times New Roman" w:cs="Times New Roman"/>
          <w:sz w:val="24"/>
          <w:szCs w:val="24"/>
        </w:rPr>
        <w:t xml:space="preserve">Figure </w:t>
      </w:r>
      <w:r w:rsidRPr="00760174">
        <w:rPr>
          <w:rFonts w:ascii="Times New Roman" w:hAnsi="Times New Roman" w:cs="Times New Roman"/>
          <w:sz w:val="24"/>
          <w:szCs w:val="24"/>
        </w:rPr>
        <w:fldChar w:fldCharType="begin"/>
      </w:r>
      <w:r w:rsidRPr="00760174">
        <w:rPr>
          <w:rFonts w:ascii="Times New Roman" w:hAnsi="Times New Roman" w:cs="Times New Roman"/>
          <w:sz w:val="24"/>
          <w:szCs w:val="24"/>
        </w:rPr>
        <w:instrText xml:space="preserve"> SEQ Figure \* ARABIC </w:instrText>
      </w:r>
      <w:r w:rsidRPr="00760174">
        <w:rPr>
          <w:rFonts w:ascii="Times New Roman" w:hAnsi="Times New Roman" w:cs="Times New Roman"/>
          <w:sz w:val="24"/>
          <w:szCs w:val="24"/>
        </w:rPr>
        <w:fldChar w:fldCharType="separate"/>
      </w:r>
      <w:r w:rsidR="00B3437D">
        <w:rPr>
          <w:rFonts w:ascii="Times New Roman" w:hAnsi="Times New Roman" w:cs="Times New Roman"/>
          <w:noProof/>
          <w:sz w:val="24"/>
          <w:szCs w:val="24"/>
        </w:rPr>
        <w:t>4</w:t>
      </w:r>
      <w:r w:rsidRPr="00760174">
        <w:rPr>
          <w:rFonts w:ascii="Times New Roman" w:hAnsi="Times New Roman" w:cs="Times New Roman"/>
          <w:sz w:val="24"/>
          <w:szCs w:val="24"/>
        </w:rPr>
        <w:fldChar w:fldCharType="end"/>
      </w:r>
      <w:r w:rsidR="00E15980">
        <w:rPr>
          <w:rFonts w:ascii="Times New Roman" w:hAnsi="Times New Roman" w:cs="Times New Roman"/>
          <w:sz w:val="24"/>
          <w:szCs w:val="24"/>
        </w:rPr>
        <w:t xml:space="preserve">: Scenario 3 Random Abundance. </w:t>
      </w:r>
      <w:r w:rsidR="009B7147">
        <w:rPr>
          <w:rFonts w:ascii="Times New Roman" w:hAnsi="Times New Roman" w:cs="Times New Roman"/>
          <w:sz w:val="24"/>
          <w:szCs w:val="24"/>
        </w:rPr>
        <w:t>Area</w:t>
      </w:r>
      <w:r w:rsidR="00E15980">
        <w:rPr>
          <w:rFonts w:ascii="Times New Roman" w:hAnsi="Times New Roman" w:cs="Times New Roman"/>
          <w:sz w:val="24"/>
          <w:szCs w:val="24"/>
        </w:rPr>
        <w:t xml:space="preserve">s are shaded by abundance, while each sequence of arrows represents a representative (randomly chosen) trip. </w:t>
      </w:r>
      <w:ins w:id="415" w:author="Allen.Chen" w:date="2025-03-11T13:58:00Z">
        <w:r w:rsidR="009E78B8">
          <w:rPr>
            <w:rFonts w:ascii="Times New Roman" w:hAnsi="Times New Roman" w:cs="Times New Roman"/>
            <w:sz w:val="24"/>
            <w:szCs w:val="24"/>
          </w:rPr>
          <w:t xml:space="preserve">Each panel represents the spatial abundance in a different year. </w:t>
        </w:r>
      </w:ins>
      <w:r w:rsidR="00E15980">
        <w:rPr>
          <w:rFonts w:ascii="Times New Roman" w:hAnsi="Times New Roman" w:cs="Times New Roman"/>
          <w:sz w:val="24"/>
          <w:szCs w:val="24"/>
        </w:rPr>
        <w:t xml:space="preserve">Habitat and cost of travel makes some </w:t>
      </w:r>
      <w:r w:rsidR="009B7147">
        <w:rPr>
          <w:rFonts w:ascii="Times New Roman" w:hAnsi="Times New Roman" w:cs="Times New Roman"/>
          <w:sz w:val="24"/>
          <w:szCs w:val="24"/>
        </w:rPr>
        <w:t>area</w:t>
      </w:r>
      <w:r w:rsidR="00E15980">
        <w:rPr>
          <w:rFonts w:ascii="Times New Roman" w:hAnsi="Times New Roman" w:cs="Times New Roman"/>
          <w:sz w:val="24"/>
          <w:szCs w:val="24"/>
        </w:rPr>
        <w:t>s untenable for fishing.</w:t>
      </w:r>
    </w:p>
    <w:p w14:paraId="13499E76" w14:textId="77777777" w:rsidR="00140E21" w:rsidRPr="00760174" w:rsidRDefault="00140E21" w:rsidP="00140E21">
      <w:pPr>
        <w:pStyle w:val="NoSpacing"/>
        <w:rPr>
          <w:ins w:id="416" w:author="Allen.Chen" w:date="2025-03-11T16:44:00Z"/>
          <w:rFonts w:ascii="Times New Roman" w:hAnsi="Times New Roman" w:cs="Times New Roman"/>
          <w:sz w:val="24"/>
          <w:szCs w:val="24"/>
        </w:rPr>
      </w:pPr>
      <w:ins w:id="417" w:author="Allen.Chen" w:date="2025-03-11T16:44:00Z">
        <w:r w:rsidRPr="00760174">
          <w:rPr>
            <w:rFonts w:ascii="Times New Roman" w:hAnsi="Times New Roman" w:cs="Times New Roman"/>
            <w:sz w:val="24"/>
            <w:szCs w:val="24"/>
          </w:rPr>
          <w:t>The</w:t>
        </w:r>
        <w:r>
          <w:rPr>
            <w:rFonts w:ascii="Times New Roman" w:hAnsi="Times New Roman" w:cs="Times New Roman"/>
            <w:sz w:val="24"/>
            <w:szCs w:val="24"/>
          </w:rPr>
          <w:t>refore</w:t>
        </w:r>
        <w:r w:rsidRPr="00760174">
          <w:rPr>
            <w:rFonts w:ascii="Times New Roman" w:hAnsi="Times New Roman" w:cs="Times New Roman"/>
            <w:sz w:val="24"/>
            <w:szCs w:val="24"/>
          </w:rPr>
          <w:t xml:space="preserve">, in some years the unfished </w:t>
        </w:r>
        <w:r>
          <w:rPr>
            <w:rFonts w:ascii="Times New Roman" w:hAnsi="Times New Roman" w:cs="Times New Roman"/>
            <w:sz w:val="24"/>
            <w:szCs w:val="24"/>
          </w:rPr>
          <w:t>area</w:t>
        </w:r>
        <w:r w:rsidRPr="00760174">
          <w:rPr>
            <w:rFonts w:ascii="Times New Roman" w:hAnsi="Times New Roman" w:cs="Times New Roman"/>
            <w:sz w:val="24"/>
            <w:szCs w:val="24"/>
          </w:rPr>
          <w:t xml:space="preserve"> might be high abundance, while in other years there might be low abundance in the unfished </w:t>
        </w:r>
        <w:r>
          <w:rPr>
            <w:rFonts w:ascii="Times New Roman" w:hAnsi="Times New Roman" w:cs="Times New Roman"/>
            <w:sz w:val="24"/>
            <w:szCs w:val="24"/>
          </w:rPr>
          <w:t>area</w:t>
        </w:r>
        <w:r w:rsidRPr="00760174">
          <w:rPr>
            <w:rFonts w:ascii="Times New Roman" w:hAnsi="Times New Roman" w:cs="Times New Roman"/>
            <w:sz w:val="24"/>
            <w:szCs w:val="24"/>
          </w:rPr>
          <w:t>. There are also not enough observations to estimate catches at the most w</w:t>
        </w:r>
        <w:r w:rsidRPr="00E454D1">
          <w:rPr>
            <w:rFonts w:ascii="Times New Roman" w:hAnsi="Times New Roman" w:cs="Times New Roman"/>
            <w:sz w:val="24"/>
            <w:szCs w:val="24"/>
          </w:rPr>
          <w:t xml:space="preserve">estward </w:t>
        </w:r>
        <w:r>
          <w:rPr>
            <w:rFonts w:ascii="Times New Roman" w:hAnsi="Times New Roman" w:cs="Times New Roman"/>
            <w:sz w:val="24"/>
            <w:szCs w:val="24"/>
          </w:rPr>
          <w:t>area</w:t>
        </w:r>
        <w:r w:rsidRPr="00E454D1">
          <w:rPr>
            <w:rFonts w:ascii="Times New Roman" w:hAnsi="Times New Roman" w:cs="Times New Roman"/>
            <w:sz w:val="24"/>
            <w:szCs w:val="24"/>
          </w:rPr>
          <w:t>s.</w:t>
        </w:r>
        <w:r>
          <w:rPr>
            <w:rFonts w:ascii="Times New Roman" w:hAnsi="Times New Roman" w:cs="Times New Roman"/>
            <w:sz w:val="24"/>
            <w:szCs w:val="24"/>
          </w:rPr>
          <w:t xml:space="preserve"> </w:t>
        </w:r>
        <w:r w:rsidRPr="004674A3">
          <w:rPr>
            <w:rFonts w:ascii="Times New Roman" w:hAnsi="Times New Roman" w:cs="Times New Roman"/>
            <w:sz w:val="24"/>
            <w:szCs w:val="24"/>
          </w:rPr>
          <w:t xml:space="preserve">To be just identified there needs to be a number of observations equal to the number of location-specific parameters, equal to the number of covariates 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oMath>
        <w:r w:rsidRPr="004674A3">
          <w:rPr>
            <w:rFonts w:ascii="Times New Roman" w:hAnsi="Times New Roman" w:cs="Times New Roman"/>
            <w:sz w:val="24"/>
            <w:szCs w:val="24"/>
          </w:rPr>
          <w:t xml:space="preserve"> and the number of parameters in the polynomial approximation. However, in practice, </w:t>
        </w:r>
        <w:r>
          <w:rPr>
            <w:rFonts w:ascii="Times New Roman" w:hAnsi="Times New Roman" w:cs="Times New Roman"/>
            <w:sz w:val="24"/>
            <w:szCs w:val="24"/>
          </w:rPr>
          <w:t xml:space="preserve">a larger sample is required for good performance </w:t>
        </w:r>
        <w:r w:rsidRPr="004674A3">
          <w:rPr>
            <w:rFonts w:ascii="Times New Roman" w:hAnsi="Times New Roman" w:cs="Times New Roman"/>
            <w:sz w:val="24"/>
            <w:szCs w:val="24"/>
          </w:rPr>
          <w:t>because the correction relies on a good amount of variation in the probabilities used in the correction functions.</w:t>
        </w:r>
        <w:r>
          <w:rPr>
            <w:rFonts w:ascii="Times New Roman" w:hAnsi="Times New Roman" w:cs="Times New Roman"/>
            <w:sz w:val="24"/>
            <w:szCs w:val="24"/>
          </w:rPr>
          <w:t xml:space="preserve"> </w:t>
        </w:r>
      </w:ins>
    </w:p>
    <w:p w14:paraId="400950EC" w14:textId="77777777" w:rsidR="000C50AB" w:rsidRPr="00760174" w:rsidRDefault="000C50AB" w:rsidP="000C50AB">
      <w:pPr>
        <w:pStyle w:val="NoSpacing"/>
        <w:rPr>
          <w:rFonts w:ascii="Times New Roman" w:hAnsi="Times New Roman" w:cs="Times New Roman"/>
          <w:sz w:val="24"/>
          <w:szCs w:val="24"/>
        </w:rPr>
      </w:pPr>
    </w:p>
    <w:p w14:paraId="40723584" w14:textId="1C32DA2F" w:rsidR="000C50AB" w:rsidRDefault="000C50AB" w:rsidP="000C50AB">
      <w:pPr>
        <w:pStyle w:val="NoSpacing"/>
        <w:rPr>
          <w:rFonts w:ascii="Times New Roman" w:hAnsi="Times New Roman" w:cs="Times New Roman"/>
          <w:sz w:val="24"/>
          <w:szCs w:val="24"/>
        </w:rPr>
      </w:pPr>
      <w:r w:rsidRPr="00760174">
        <w:rPr>
          <w:rFonts w:ascii="Times New Roman" w:hAnsi="Times New Roman" w:cs="Times New Roman"/>
          <w:sz w:val="24"/>
          <w:szCs w:val="24"/>
        </w:rPr>
        <w:t xml:space="preserve">Finally </w:t>
      </w:r>
      <w:r w:rsidR="00E454D1">
        <w:rPr>
          <w:rFonts w:ascii="Times New Roman" w:hAnsi="Times New Roman" w:cs="Times New Roman"/>
          <w:sz w:val="24"/>
          <w:szCs w:val="24"/>
        </w:rPr>
        <w:t xml:space="preserve">in </w:t>
      </w:r>
      <w:r w:rsidRPr="00760174">
        <w:rPr>
          <w:rFonts w:ascii="Times New Roman" w:hAnsi="Times New Roman" w:cs="Times New Roman"/>
          <w:sz w:val="24"/>
          <w:szCs w:val="24"/>
        </w:rPr>
        <w:t xml:space="preserve">Scenario 4 there is </w:t>
      </w:r>
      <w:r w:rsidR="00C330FB" w:rsidRPr="00760174">
        <w:rPr>
          <w:rFonts w:ascii="Times New Roman" w:hAnsi="Times New Roman" w:cs="Times New Roman"/>
          <w:sz w:val="24"/>
          <w:szCs w:val="24"/>
        </w:rPr>
        <w:t>an</w:t>
      </w:r>
      <w:r w:rsidRPr="00760174">
        <w:rPr>
          <w:rFonts w:ascii="Times New Roman" w:hAnsi="Times New Roman" w:cs="Times New Roman"/>
          <w:sz w:val="24"/>
          <w:szCs w:val="24"/>
        </w:rPr>
        <w:t xml:space="preserve"> </w:t>
      </w:r>
      <w:r w:rsidR="00FC6620">
        <w:rPr>
          <w:rFonts w:ascii="Times New Roman" w:hAnsi="Times New Roman" w:cs="Times New Roman"/>
          <w:sz w:val="24"/>
          <w:szCs w:val="24"/>
        </w:rPr>
        <w:t>east</w:t>
      </w:r>
      <w:r w:rsidRPr="00760174">
        <w:rPr>
          <w:rFonts w:ascii="Times New Roman" w:hAnsi="Times New Roman" w:cs="Times New Roman"/>
          <w:sz w:val="24"/>
          <w:szCs w:val="24"/>
        </w:rPr>
        <w:t xml:space="preserve">ward trend in </w:t>
      </w:r>
      <w:r w:rsidR="00E454D1">
        <w:rPr>
          <w:rFonts w:ascii="Times New Roman" w:hAnsi="Times New Roman" w:cs="Times New Roman"/>
          <w:sz w:val="24"/>
          <w:szCs w:val="24"/>
        </w:rPr>
        <w:t xml:space="preserve">spatial </w:t>
      </w:r>
      <w:r w:rsidRPr="00760174">
        <w:rPr>
          <w:rFonts w:ascii="Times New Roman" w:hAnsi="Times New Roman" w:cs="Times New Roman"/>
          <w:sz w:val="24"/>
          <w:szCs w:val="24"/>
        </w:rPr>
        <w:t>abundance</w:t>
      </w:r>
      <w:r w:rsidR="006E37B3">
        <w:rPr>
          <w:rFonts w:ascii="Times New Roman" w:hAnsi="Times New Roman" w:cs="Times New Roman"/>
          <w:sz w:val="24"/>
          <w:szCs w:val="24"/>
        </w:rPr>
        <w:t xml:space="preserve">. The panels in </w:t>
      </w:r>
      <w:r w:rsidR="00E454D1" w:rsidRPr="00AB01E5">
        <w:rPr>
          <w:rFonts w:ascii="Times New Roman" w:hAnsi="Times New Roman" w:cs="Times New Roman"/>
          <w:sz w:val="24"/>
          <w:szCs w:val="24"/>
        </w:rPr>
        <w:t xml:space="preserve">Figure </w:t>
      </w:r>
      <w:r w:rsidR="007C1D24">
        <w:rPr>
          <w:rFonts w:ascii="Times New Roman" w:hAnsi="Times New Roman" w:cs="Times New Roman"/>
          <w:sz w:val="24"/>
          <w:szCs w:val="24"/>
        </w:rPr>
        <w:t>5</w:t>
      </w:r>
      <w:r w:rsidR="006E37B3">
        <w:rPr>
          <w:rFonts w:ascii="Times New Roman" w:hAnsi="Times New Roman" w:cs="Times New Roman"/>
          <w:sz w:val="24"/>
          <w:szCs w:val="24"/>
        </w:rPr>
        <w:t xml:space="preserve"> correspond to years 1 (upper left), 5 (upper right), 9 (lower left), and 13 (lower right) respectively, </w:t>
      </w:r>
      <w:r w:rsidR="00E454D1">
        <w:rPr>
          <w:rFonts w:ascii="Times New Roman" w:hAnsi="Times New Roman" w:cs="Times New Roman"/>
          <w:sz w:val="24"/>
          <w:szCs w:val="24"/>
        </w:rPr>
        <w:t xml:space="preserve">for </w:t>
      </w:r>
      <w:r w:rsidR="006E2F56">
        <w:rPr>
          <w:rFonts w:ascii="Times New Roman" w:hAnsi="Times New Roman" w:cs="Times New Roman"/>
          <w:sz w:val="24"/>
          <w:szCs w:val="24"/>
        </w:rPr>
        <w:t>an example</w:t>
      </w:r>
      <w:r w:rsidR="00E454D1">
        <w:rPr>
          <w:rFonts w:ascii="Times New Roman" w:hAnsi="Times New Roman" w:cs="Times New Roman"/>
          <w:sz w:val="24"/>
          <w:szCs w:val="24"/>
        </w:rPr>
        <w:t xml:space="preserve"> replicate</w:t>
      </w:r>
      <w:r w:rsidRPr="00760174">
        <w:rPr>
          <w:rFonts w:ascii="Times New Roman" w:hAnsi="Times New Roman" w:cs="Times New Roman"/>
          <w:sz w:val="24"/>
          <w:szCs w:val="24"/>
        </w:rPr>
        <w:t xml:space="preserve">. </w:t>
      </w:r>
      <w:r w:rsidR="00CF1E9A">
        <w:rPr>
          <w:rFonts w:ascii="Times New Roman" w:hAnsi="Times New Roman" w:cs="Times New Roman"/>
          <w:sz w:val="24"/>
          <w:szCs w:val="24"/>
        </w:rPr>
        <w:t xml:space="preserve">Fishers start in Area 1, and make multiple hauls in a trip. </w:t>
      </w:r>
      <w:r w:rsidR="00EF0578">
        <w:rPr>
          <w:rFonts w:ascii="Times New Roman" w:hAnsi="Times New Roman" w:cs="Times New Roman"/>
          <w:sz w:val="24"/>
          <w:szCs w:val="24"/>
        </w:rPr>
        <w:t>As each year passes</w:t>
      </w:r>
      <w:r w:rsidR="000241DC">
        <w:rPr>
          <w:rFonts w:ascii="Times New Roman" w:hAnsi="Times New Roman" w:cs="Times New Roman"/>
          <w:sz w:val="24"/>
          <w:szCs w:val="24"/>
        </w:rPr>
        <w:t xml:space="preserve">, </w:t>
      </w:r>
      <w:r w:rsidRPr="00760174">
        <w:rPr>
          <w:rFonts w:ascii="Times New Roman" w:hAnsi="Times New Roman" w:cs="Times New Roman"/>
          <w:sz w:val="24"/>
          <w:szCs w:val="24"/>
        </w:rPr>
        <w:t xml:space="preserve">the spatial distribution of the </w:t>
      </w:r>
      <w:r w:rsidR="00352CD7">
        <w:rPr>
          <w:rFonts w:ascii="Times New Roman" w:hAnsi="Times New Roman" w:cs="Times New Roman"/>
          <w:sz w:val="24"/>
          <w:szCs w:val="24"/>
        </w:rPr>
        <w:t>population</w:t>
      </w:r>
      <w:r w:rsidR="00352CD7" w:rsidRPr="00760174">
        <w:rPr>
          <w:rFonts w:ascii="Times New Roman" w:hAnsi="Times New Roman" w:cs="Times New Roman"/>
          <w:sz w:val="24"/>
          <w:szCs w:val="24"/>
        </w:rPr>
        <w:t xml:space="preserve"> </w:t>
      </w:r>
      <w:r w:rsidRPr="00760174">
        <w:rPr>
          <w:rFonts w:ascii="Times New Roman" w:hAnsi="Times New Roman" w:cs="Times New Roman"/>
          <w:sz w:val="24"/>
          <w:szCs w:val="24"/>
        </w:rPr>
        <w:t xml:space="preserve">in terms of abundance shifts </w:t>
      </w:r>
      <w:r w:rsidR="006E37B3">
        <w:rPr>
          <w:rFonts w:ascii="Times New Roman" w:hAnsi="Times New Roman" w:cs="Times New Roman"/>
          <w:sz w:val="24"/>
          <w:szCs w:val="24"/>
        </w:rPr>
        <w:t>east</w:t>
      </w:r>
      <w:r w:rsidRPr="00760174">
        <w:rPr>
          <w:rFonts w:ascii="Times New Roman" w:hAnsi="Times New Roman" w:cs="Times New Roman"/>
          <w:sz w:val="24"/>
          <w:szCs w:val="24"/>
        </w:rPr>
        <w:t>ward, while fishing vessels still do not frequent the sites furthest away.</w:t>
      </w:r>
    </w:p>
    <w:p w14:paraId="65E90467" w14:textId="77777777" w:rsidR="004D6C2A" w:rsidRPr="00760174" w:rsidRDefault="004D6C2A" w:rsidP="000C50AB">
      <w:pPr>
        <w:pStyle w:val="NoSpacing"/>
        <w:rPr>
          <w:rFonts w:ascii="Times New Roman" w:hAnsi="Times New Roman" w:cs="Times New Roman"/>
          <w:sz w:val="24"/>
          <w:szCs w:val="24"/>
        </w:rPr>
      </w:pPr>
    </w:p>
    <w:p w14:paraId="25809BDE" w14:textId="65DE1CB6" w:rsidR="000C50AB" w:rsidRPr="00760174" w:rsidRDefault="003165EF" w:rsidP="000C50AB">
      <w:pPr>
        <w:pStyle w:val="NoSpacing"/>
        <w:rPr>
          <w:rFonts w:ascii="Times New Roman" w:hAnsi="Times New Roman" w:cs="Times New Roman"/>
          <w:sz w:val="24"/>
          <w:szCs w:val="24"/>
        </w:rPr>
      </w:pPr>
      <w:r w:rsidRPr="003165EF">
        <w:rPr>
          <w:rFonts w:ascii="Times New Roman" w:hAnsi="Times New Roman" w:cs="Times New Roman"/>
          <w:noProof/>
          <w:sz w:val="24"/>
          <w:szCs w:val="24"/>
        </w:rPr>
        <w:lastRenderedPageBreak/>
        <w:drawing>
          <wp:inline distT="0" distB="0" distL="0" distR="0" wp14:anchorId="7A0B5DFC" wp14:editId="1AECE174">
            <wp:extent cx="5943600" cy="3343275"/>
            <wp:effectExtent l="0" t="0" r="0" b="9525"/>
            <wp:docPr id="10" name="Picture 10" descr="U:\R_packages\ss3simfork\inst\extdata\econ\trend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R_packages\ss3simfork\inst\extdata\econ\trendarran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A4F89B" w14:textId="561B9F84" w:rsidR="000C50AB" w:rsidRPr="00760174" w:rsidRDefault="000C50AB" w:rsidP="000C50AB">
      <w:pPr>
        <w:pStyle w:val="NoSpacing"/>
        <w:rPr>
          <w:rFonts w:ascii="Times New Roman" w:hAnsi="Times New Roman" w:cs="Times New Roman"/>
          <w:sz w:val="24"/>
          <w:szCs w:val="24"/>
        </w:rPr>
      </w:pPr>
      <w:r w:rsidRPr="00760174">
        <w:rPr>
          <w:rFonts w:ascii="Times New Roman" w:hAnsi="Times New Roman" w:cs="Times New Roman"/>
          <w:sz w:val="24"/>
          <w:szCs w:val="24"/>
        </w:rPr>
        <w:t xml:space="preserve">Figure </w:t>
      </w:r>
      <w:r w:rsidRPr="00760174">
        <w:rPr>
          <w:rFonts w:ascii="Times New Roman" w:hAnsi="Times New Roman" w:cs="Times New Roman"/>
          <w:sz w:val="24"/>
          <w:szCs w:val="24"/>
        </w:rPr>
        <w:fldChar w:fldCharType="begin"/>
      </w:r>
      <w:r w:rsidRPr="00760174">
        <w:rPr>
          <w:rFonts w:ascii="Times New Roman" w:hAnsi="Times New Roman" w:cs="Times New Roman"/>
          <w:sz w:val="24"/>
          <w:szCs w:val="24"/>
        </w:rPr>
        <w:instrText xml:space="preserve"> SEQ Figure \* ARABIC </w:instrText>
      </w:r>
      <w:r w:rsidRPr="00760174">
        <w:rPr>
          <w:rFonts w:ascii="Times New Roman" w:hAnsi="Times New Roman" w:cs="Times New Roman"/>
          <w:sz w:val="24"/>
          <w:szCs w:val="24"/>
        </w:rPr>
        <w:fldChar w:fldCharType="separate"/>
      </w:r>
      <w:r w:rsidR="00B3437D">
        <w:rPr>
          <w:rFonts w:ascii="Times New Roman" w:hAnsi="Times New Roman" w:cs="Times New Roman"/>
          <w:noProof/>
          <w:sz w:val="24"/>
          <w:szCs w:val="24"/>
        </w:rPr>
        <w:t>5</w:t>
      </w:r>
      <w:r w:rsidRPr="00760174">
        <w:rPr>
          <w:rFonts w:ascii="Times New Roman" w:hAnsi="Times New Roman" w:cs="Times New Roman"/>
          <w:sz w:val="24"/>
          <w:szCs w:val="24"/>
        </w:rPr>
        <w:fldChar w:fldCharType="end"/>
      </w:r>
      <w:r w:rsidR="006E37B3">
        <w:rPr>
          <w:rFonts w:ascii="Times New Roman" w:hAnsi="Times New Roman" w:cs="Times New Roman"/>
          <w:sz w:val="24"/>
          <w:szCs w:val="24"/>
        </w:rPr>
        <w:t xml:space="preserve">: Scenario </w:t>
      </w:r>
      <w:ins w:id="418" w:author="Allen.Chen" w:date="2025-03-06T19:21:00Z">
        <w:r w:rsidR="004E0751">
          <w:rPr>
            <w:rFonts w:ascii="Times New Roman" w:hAnsi="Times New Roman" w:cs="Times New Roman"/>
            <w:sz w:val="24"/>
            <w:szCs w:val="24"/>
          </w:rPr>
          <w:t>4</w:t>
        </w:r>
      </w:ins>
      <w:del w:id="419" w:author="Allen.Chen" w:date="2025-03-06T19:21:00Z">
        <w:r w:rsidR="006E37B3" w:rsidDel="004E0751">
          <w:rPr>
            <w:rFonts w:ascii="Times New Roman" w:hAnsi="Times New Roman" w:cs="Times New Roman"/>
            <w:sz w:val="24"/>
            <w:szCs w:val="24"/>
          </w:rPr>
          <w:delText>3</w:delText>
        </w:r>
      </w:del>
      <w:r w:rsidR="006E37B3">
        <w:rPr>
          <w:rFonts w:ascii="Times New Roman" w:hAnsi="Times New Roman" w:cs="Times New Roman"/>
          <w:sz w:val="24"/>
          <w:szCs w:val="24"/>
        </w:rPr>
        <w:t xml:space="preserve"> Spatial Trend. Habitat and cost of travel makes some </w:t>
      </w:r>
      <w:r w:rsidR="009B7147">
        <w:rPr>
          <w:rFonts w:ascii="Times New Roman" w:hAnsi="Times New Roman" w:cs="Times New Roman"/>
          <w:sz w:val="24"/>
          <w:szCs w:val="24"/>
        </w:rPr>
        <w:t>area</w:t>
      </w:r>
      <w:r w:rsidR="006E37B3">
        <w:rPr>
          <w:rFonts w:ascii="Times New Roman" w:hAnsi="Times New Roman" w:cs="Times New Roman"/>
          <w:sz w:val="24"/>
          <w:szCs w:val="24"/>
        </w:rPr>
        <w:t>s untenable for fishing. The panels correspond to years 1 (upper left), 5 (upper right), 9 (lower left), and 13 (lower right) respectively.</w:t>
      </w:r>
    </w:p>
    <w:p w14:paraId="0E790E18" w14:textId="1175C7DF" w:rsidR="00165F7C" w:rsidRDefault="00165F7C" w:rsidP="00F029B7">
      <w:pPr>
        <w:pStyle w:val="NoSpacing"/>
        <w:rPr>
          <w:rFonts w:ascii="Times New Roman" w:hAnsi="Times New Roman" w:cs="Times New Roman"/>
          <w:sz w:val="24"/>
          <w:szCs w:val="24"/>
        </w:rPr>
      </w:pPr>
    </w:p>
    <w:p w14:paraId="0C23E166" w14:textId="3BA45A75" w:rsidR="00D10567" w:rsidRDefault="00D10567" w:rsidP="00F029B7">
      <w:pPr>
        <w:pStyle w:val="NoSpacing"/>
        <w:rPr>
          <w:rFonts w:ascii="Times New Roman" w:hAnsi="Times New Roman" w:cs="Times New Roman"/>
          <w:sz w:val="24"/>
          <w:szCs w:val="24"/>
        </w:rPr>
      </w:pPr>
      <w:r>
        <w:rPr>
          <w:rFonts w:ascii="Times New Roman" w:hAnsi="Times New Roman" w:cs="Times New Roman"/>
          <w:sz w:val="24"/>
          <w:szCs w:val="24"/>
        </w:rPr>
        <w:t>The fishing model</w:t>
      </w:r>
      <w:r w:rsidRPr="00B4207D">
        <w:rPr>
          <w:rFonts w:ascii="Times New Roman" w:hAnsi="Times New Roman" w:cs="Times New Roman"/>
          <w:sz w:val="24"/>
          <w:szCs w:val="24"/>
        </w:rPr>
        <w:t xml:space="preserve"> characterize</w:t>
      </w:r>
      <w:r>
        <w:rPr>
          <w:rFonts w:ascii="Times New Roman" w:hAnsi="Times New Roman" w:cs="Times New Roman"/>
          <w:sz w:val="24"/>
          <w:szCs w:val="24"/>
        </w:rPr>
        <w:t>s</w:t>
      </w:r>
      <w:r w:rsidRPr="00B4207D">
        <w:rPr>
          <w:rFonts w:ascii="Times New Roman" w:hAnsi="Times New Roman" w:cs="Times New Roman"/>
          <w:sz w:val="24"/>
          <w:szCs w:val="24"/>
        </w:rPr>
        <w:t xml:space="preserve"> a non-random sampling process induced by fisher behavior</w:t>
      </w:r>
      <w:r>
        <w:rPr>
          <w:rFonts w:ascii="Times New Roman" w:hAnsi="Times New Roman" w:cs="Times New Roman"/>
          <w:sz w:val="24"/>
          <w:szCs w:val="24"/>
        </w:rPr>
        <w:t xml:space="preserve"> and extends the biological model to </w:t>
      </w:r>
      <w:r w:rsidR="007C1D24">
        <w:rPr>
          <w:rFonts w:ascii="Times New Roman" w:hAnsi="Times New Roman" w:cs="Times New Roman"/>
          <w:sz w:val="24"/>
          <w:szCs w:val="24"/>
        </w:rPr>
        <w:t xml:space="preserve">produce true </w:t>
      </w:r>
      <w:r>
        <w:rPr>
          <w:rFonts w:ascii="Times New Roman" w:hAnsi="Times New Roman" w:cs="Times New Roman"/>
          <w:sz w:val="24"/>
          <w:szCs w:val="24"/>
        </w:rPr>
        <w:t xml:space="preserve">spatial </w:t>
      </w:r>
      <w:r w:rsidR="007C1D24">
        <w:rPr>
          <w:rFonts w:ascii="Times New Roman" w:hAnsi="Times New Roman" w:cs="Times New Roman"/>
          <w:sz w:val="24"/>
          <w:szCs w:val="24"/>
        </w:rPr>
        <w:t>catches</w:t>
      </w:r>
      <w:r>
        <w:rPr>
          <w:rFonts w:ascii="Times New Roman" w:hAnsi="Times New Roman" w:cs="Times New Roman"/>
          <w:sz w:val="24"/>
          <w:szCs w:val="24"/>
        </w:rPr>
        <w:t>, given fisher behavior and spatial abundance. These catches are then passed to an econometric model.</w:t>
      </w:r>
    </w:p>
    <w:p w14:paraId="6E816FDB" w14:textId="0C71FDD7" w:rsidR="007C1D24" w:rsidRDefault="007C1D24" w:rsidP="00F029B7">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5758C297" w14:textId="52195498" w:rsidR="00165F7C" w:rsidRPr="00760174" w:rsidRDefault="004A78EE" w:rsidP="0072193E">
      <w:pPr>
        <w:pStyle w:val="Heading2"/>
        <w:rPr>
          <w:rFonts w:ascii="Times New Roman" w:hAnsi="Times New Roman" w:cs="Times New Roman"/>
          <w:sz w:val="24"/>
          <w:szCs w:val="24"/>
        </w:rPr>
      </w:pPr>
      <w:r>
        <w:rPr>
          <w:rFonts w:ascii="Times New Roman" w:hAnsi="Times New Roman" w:cs="Times New Roman"/>
          <w:sz w:val="24"/>
          <w:szCs w:val="24"/>
        </w:rPr>
        <w:t xml:space="preserve">2.3 </w:t>
      </w:r>
      <w:r w:rsidR="00F969E8" w:rsidRPr="00760174">
        <w:rPr>
          <w:rFonts w:ascii="Times New Roman" w:hAnsi="Times New Roman" w:cs="Times New Roman"/>
          <w:sz w:val="24"/>
          <w:szCs w:val="24"/>
        </w:rPr>
        <w:t>Econometric model of f</w:t>
      </w:r>
      <w:r w:rsidR="00165F7C" w:rsidRPr="00760174">
        <w:rPr>
          <w:rFonts w:ascii="Times New Roman" w:hAnsi="Times New Roman" w:cs="Times New Roman"/>
          <w:sz w:val="24"/>
          <w:szCs w:val="24"/>
        </w:rPr>
        <w:t>isher behavior</w:t>
      </w:r>
      <w:r w:rsidR="00D7107D" w:rsidRPr="00760174">
        <w:rPr>
          <w:rFonts w:ascii="Times New Roman" w:hAnsi="Times New Roman" w:cs="Times New Roman"/>
          <w:sz w:val="24"/>
          <w:szCs w:val="24"/>
        </w:rPr>
        <w:t xml:space="preserve"> and corrected abundance indices</w:t>
      </w:r>
    </w:p>
    <w:p w14:paraId="7B883B1B" w14:textId="3AFF5ACB" w:rsidR="00140E21" w:rsidRDefault="00D10567">
      <w:pPr>
        <w:pStyle w:val="NoSpacing"/>
        <w:rPr>
          <w:ins w:id="420" w:author="Allen.Chen" w:date="2025-03-11T16:45:00Z"/>
          <w:rFonts w:ascii="Times New Roman" w:hAnsi="Times New Roman" w:cs="Times New Roman"/>
          <w:sz w:val="24"/>
          <w:szCs w:val="24"/>
        </w:rPr>
        <w:pPrChange w:id="421" w:author="Allen.Chen" w:date="2025-03-11T16:45:00Z">
          <w:pPr>
            <w:pStyle w:val="NoSpacing"/>
            <w:numPr>
              <w:numId w:val="13"/>
            </w:numPr>
            <w:ind w:left="720" w:hanging="360"/>
          </w:pPr>
        </w:pPrChange>
      </w:pPr>
      <w:r>
        <w:rPr>
          <w:rFonts w:ascii="Times New Roman" w:hAnsi="Times New Roman" w:cs="Times New Roman"/>
          <w:sz w:val="24"/>
          <w:szCs w:val="24"/>
        </w:rPr>
        <w:t xml:space="preserve">The role of the econometric model is to try to recover the true spatial abundance from the observed catches (i.e., decisions) and limited knowledge about fisher behavior. </w:t>
      </w:r>
      <w:ins w:id="422" w:author="Allen.Chen" w:date="2025-03-11T16:45:00Z">
        <w:r w:rsidR="00140E21">
          <w:rPr>
            <w:rFonts w:ascii="Times New Roman" w:hAnsi="Times New Roman" w:cs="Times New Roman"/>
            <w:sz w:val="24"/>
            <w:szCs w:val="24"/>
          </w:rPr>
          <w:t xml:space="preserve">We investigate three different constructions of an abundance index: an uncorrected index, a corrected index, and a randomly sampled index. While the first two differ as to whether a statistical correction is applied, the randomly sampled index does not use the selection </w:t>
        </w:r>
        <w:r w:rsidR="00140E21" w:rsidRPr="00DF5F13">
          <w:rPr>
            <w:rFonts w:ascii="Times New Roman" w:hAnsi="Times New Roman" w:cs="Times New Roman"/>
            <w:sz w:val="24"/>
            <w:szCs w:val="24"/>
          </w:rPr>
          <w:t xml:space="preserve">criteria in equation </w:t>
        </w:r>
        <w:r w:rsidR="00140E21" w:rsidRPr="00DF5F13">
          <w:rPr>
            <w:rFonts w:ascii="Times New Roman" w:hAnsi="Times New Roman" w:cs="Times New Roman"/>
            <w:sz w:val="24"/>
            <w:szCs w:val="24"/>
          </w:rPr>
          <w:fldChar w:fldCharType="begin"/>
        </w:r>
        <w:r w:rsidR="00140E21" w:rsidRPr="00DF5F13">
          <w:rPr>
            <w:rFonts w:ascii="Times New Roman" w:hAnsi="Times New Roman" w:cs="Times New Roman"/>
            <w:sz w:val="24"/>
            <w:szCs w:val="24"/>
          </w:rPr>
          <w:instrText xml:space="preserve"> REF _Ref114061948 \h </w:instrText>
        </w:r>
        <w:r w:rsidR="00140E21">
          <w:rPr>
            <w:rFonts w:ascii="Times New Roman" w:hAnsi="Times New Roman" w:cs="Times New Roman"/>
            <w:sz w:val="24"/>
            <w:szCs w:val="24"/>
          </w:rPr>
          <w:instrText xml:space="preserve"> \* MERGEFORMAT </w:instrText>
        </w:r>
      </w:ins>
      <w:r w:rsidR="00140E21" w:rsidRPr="00DF5F13">
        <w:rPr>
          <w:rFonts w:ascii="Times New Roman" w:hAnsi="Times New Roman" w:cs="Times New Roman"/>
          <w:sz w:val="24"/>
          <w:szCs w:val="24"/>
        </w:rPr>
      </w:r>
      <w:ins w:id="423" w:author="Allen.Chen" w:date="2025-03-11T16:45:00Z">
        <w:r w:rsidR="00140E21" w:rsidRPr="00DF5F13">
          <w:rPr>
            <w:rFonts w:ascii="Times New Roman" w:hAnsi="Times New Roman" w:cs="Times New Roman"/>
            <w:sz w:val="24"/>
            <w:szCs w:val="24"/>
          </w:rPr>
          <w:fldChar w:fldCharType="separate"/>
        </w:r>
      </w:ins>
      <w:ins w:id="424" w:author="Allen.Chen" w:date="2025-03-12T14:13:00Z">
        <w:r w:rsidR="00B3437D" w:rsidRPr="00B3437D">
          <w:rPr>
            <w:rFonts w:ascii="Times New Roman" w:hAnsi="Times New Roman" w:cs="Times New Roman"/>
            <w:sz w:val="24"/>
            <w:szCs w:val="24"/>
            <w:rPrChange w:id="425" w:author="Allen.Chen" w:date="2025-03-12T14:13:00Z">
              <w:rPr>
                <w:sz w:val="24"/>
                <w:szCs w:val="24"/>
              </w:rPr>
            </w:rPrChange>
          </w:rPr>
          <w:t>(</w:t>
        </w:r>
        <w:r w:rsidR="00B3437D" w:rsidRPr="00B3437D">
          <w:rPr>
            <w:rFonts w:ascii="Times New Roman" w:hAnsi="Times New Roman" w:cs="Times New Roman"/>
            <w:noProof/>
            <w:sz w:val="24"/>
            <w:szCs w:val="24"/>
            <w:rPrChange w:id="426" w:author="Allen.Chen" w:date="2025-03-12T14:13:00Z">
              <w:rPr>
                <w:noProof/>
                <w:sz w:val="24"/>
                <w:szCs w:val="24"/>
              </w:rPr>
            </w:rPrChange>
          </w:rPr>
          <w:t>3</w:t>
        </w:r>
        <w:r w:rsidR="00B3437D" w:rsidRPr="00B3437D">
          <w:rPr>
            <w:rFonts w:ascii="Times New Roman" w:hAnsi="Times New Roman" w:cs="Times New Roman"/>
            <w:sz w:val="24"/>
            <w:szCs w:val="24"/>
            <w:rPrChange w:id="427" w:author="Allen.Chen" w:date="2025-03-12T14:13:00Z">
              <w:rPr>
                <w:sz w:val="24"/>
                <w:szCs w:val="24"/>
              </w:rPr>
            </w:rPrChange>
          </w:rPr>
          <w:t>)</w:t>
        </w:r>
      </w:ins>
      <w:ins w:id="428" w:author="Allen.Chen" w:date="2025-03-11T16:45:00Z">
        <w:r w:rsidR="00140E21" w:rsidRPr="00DF5F13">
          <w:rPr>
            <w:rFonts w:ascii="Times New Roman" w:hAnsi="Times New Roman" w:cs="Times New Roman"/>
            <w:sz w:val="24"/>
            <w:szCs w:val="24"/>
          </w:rPr>
          <w:fldChar w:fldCharType="end"/>
        </w:r>
        <w:r w:rsidR="00140E21" w:rsidRPr="00DF5F13">
          <w:rPr>
            <w:rFonts w:ascii="Times New Roman" w:hAnsi="Times New Roman" w:cs="Times New Roman"/>
            <w:sz w:val="24"/>
            <w:szCs w:val="24"/>
          </w:rPr>
          <w:t>, but rather</w:t>
        </w:r>
        <w:r w:rsidR="00140E21">
          <w:rPr>
            <w:rFonts w:ascii="Times New Roman" w:hAnsi="Times New Roman" w:cs="Times New Roman"/>
            <w:sz w:val="24"/>
            <w:szCs w:val="24"/>
          </w:rPr>
          <w:t xml:space="preserve"> randomly chooses a site independent of its characteristics for each haul. This is meant to mimic the effect of including an additional (more frequent and ongoing) fishery-independent survey which provides an abundance index rather than an absolute abundance estimate. The resulting abundance indices are then passed to each of three respective estimating models, and used with a fishery-independent abundance index from a survey which occurs every four years.</w:t>
        </w:r>
      </w:ins>
    </w:p>
    <w:p w14:paraId="0BCA07BC" w14:textId="77777777" w:rsidR="00140E21" w:rsidRDefault="00140E21" w:rsidP="00F029B7">
      <w:pPr>
        <w:pStyle w:val="NoSpacing"/>
        <w:rPr>
          <w:ins w:id="429" w:author="Allen.Chen" w:date="2025-03-11T16:45:00Z"/>
          <w:rFonts w:ascii="Times New Roman" w:eastAsiaTheme="minorEastAsia" w:hAnsi="Times New Roman" w:cs="Times New Roman"/>
          <w:sz w:val="24"/>
          <w:szCs w:val="24"/>
        </w:rPr>
      </w:pPr>
    </w:p>
    <w:p w14:paraId="29FD3820" w14:textId="6F7DFD15" w:rsidR="00F029B7" w:rsidRPr="00B4207D" w:rsidRDefault="00F029B7" w:rsidP="00F029B7">
      <w:pPr>
        <w:pStyle w:val="NoSpacing"/>
        <w:rPr>
          <w:rFonts w:ascii="Times New Roman" w:eastAsiaTheme="minorEastAsia" w:hAnsi="Times New Roman" w:cs="Times New Roman"/>
          <w:sz w:val="24"/>
          <w:szCs w:val="24"/>
        </w:rPr>
      </w:pPr>
      <w:r w:rsidRPr="00B4207D">
        <w:rPr>
          <w:rFonts w:ascii="Times New Roman" w:eastAsiaTheme="minorEastAsia" w:hAnsi="Times New Roman" w:cs="Times New Roman"/>
          <w:sz w:val="24"/>
          <w:szCs w:val="24"/>
        </w:rPr>
        <w:t xml:space="preserve">The assumption that the error distribution is extreme value type I </w:t>
      </w:r>
      <w:del w:id="430" w:author="Allen.Chen" w:date="2025-03-11T16:47:00Z">
        <w:r w:rsidR="00AD015E" w:rsidDel="00140E21">
          <w:rPr>
            <w:rFonts w:ascii="Times New Roman" w:eastAsiaTheme="minorEastAsia" w:hAnsi="Times New Roman" w:cs="Times New Roman"/>
            <w:sz w:val="24"/>
            <w:szCs w:val="24"/>
          </w:rPr>
          <w:delText xml:space="preserve">(Assumption 2) </w:delText>
        </w:r>
      </w:del>
      <w:r w:rsidRPr="00B4207D">
        <w:rPr>
          <w:rFonts w:ascii="Times New Roman" w:eastAsiaTheme="minorEastAsia" w:hAnsi="Times New Roman" w:cs="Times New Roman"/>
          <w:sz w:val="24"/>
          <w:szCs w:val="24"/>
        </w:rPr>
        <w:t xml:space="preserve">allows a convenient expression of the probability of choosing </w:t>
      </w:r>
      <w:r w:rsidR="009B7147">
        <w:rPr>
          <w:rFonts w:ascii="Times New Roman" w:eastAsiaTheme="minorEastAsia" w:hAnsi="Times New Roman" w:cs="Times New Roman"/>
          <w:sz w:val="24"/>
          <w:szCs w:val="24"/>
        </w:rPr>
        <w:t>area</w:t>
      </w:r>
      <w:r w:rsidRPr="00B4207D">
        <w:rPr>
          <w:rFonts w:ascii="Times New Roman" w:eastAsiaTheme="minorEastAsia" w:hAnsi="Times New Roman" w:cs="Times New Roman"/>
          <w:sz w:val="24"/>
          <w:szCs w:val="24"/>
        </w:rPr>
        <w:t xml:space="preserve"> </w:t>
      </w:r>
      <w:r w:rsidRPr="00B4207D">
        <w:rPr>
          <w:rFonts w:ascii="Times New Roman" w:eastAsiaTheme="minorEastAsia" w:hAnsi="Times New Roman" w:cs="Times New Roman"/>
          <w:i/>
          <w:sz w:val="24"/>
          <w:szCs w:val="24"/>
        </w:rPr>
        <w:t>j</w:t>
      </w:r>
      <w:r w:rsidR="0074116F">
        <w:rPr>
          <w:rFonts w:ascii="Times New Roman" w:eastAsiaTheme="minorEastAsia" w:hAnsi="Times New Roman" w:cs="Times New Roman"/>
          <w:sz w:val="24"/>
          <w:szCs w:val="24"/>
        </w:rPr>
        <w:t xml:space="preserve">, where </w:t>
      </w:r>
      <w:r w:rsidR="0074116F" w:rsidRPr="0074116F">
        <w:rPr>
          <w:rFonts w:ascii="Times New Roman" w:eastAsiaTheme="minorEastAsia" w:hAnsi="Times New Roman" w:cs="Times New Roman"/>
          <w:i/>
          <w:sz w:val="24"/>
          <w:szCs w:val="24"/>
        </w:rPr>
        <w:t>m</w:t>
      </w:r>
      <w:r w:rsidR="0074116F">
        <w:rPr>
          <w:rFonts w:ascii="Times New Roman" w:eastAsiaTheme="minorEastAsia" w:hAnsi="Times New Roman" w:cs="Times New Roman"/>
          <w:sz w:val="24"/>
          <w:szCs w:val="24"/>
        </w:rPr>
        <w:t xml:space="preserve"> denotes all other </w:t>
      </w:r>
      <w:r w:rsidR="00DF5C37">
        <w:rPr>
          <w:rFonts w:ascii="Times New Roman" w:eastAsiaTheme="minorEastAsia" w:hAnsi="Times New Roman" w:cs="Times New Roman"/>
          <w:sz w:val="24"/>
          <w:szCs w:val="24"/>
        </w:rPr>
        <w:t>area</w:t>
      </w:r>
      <w:r w:rsidR="0074116F">
        <w:rPr>
          <w:rFonts w:ascii="Times New Roman" w:eastAsiaTheme="minorEastAsia" w:hAnsi="Times New Roman" w:cs="Times New Roman"/>
          <w:sz w:val="24"/>
          <w:szCs w:val="24"/>
        </w:rPr>
        <w:t xml:space="preserve">s besides area </w:t>
      </w:r>
      <w:r w:rsidR="0074116F" w:rsidRPr="0074116F">
        <w:rPr>
          <w:rFonts w:ascii="Times New Roman" w:eastAsiaTheme="minorEastAsia" w:hAnsi="Times New Roman" w:cs="Times New Roman"/>
          <w:i/>
          <w:sz w:val="24"/>
          <w:szCs w:val="24"/>
        </w:rPr>
        <w:t>j</w:t>
      </w:r>
      <w:r w:rsidR="0074116F">
        <w:rPr>
          <w:rFonts w:ascii="Times New Roman" w:eastAsiaTheme="minorEastAsia" w:hAnsi="Times New Roman" w:cs="Times New Roman"/>
          <w:sz w:val="24"/>
          <w:szCs w:val="24"/>
        </w:rPr>
        <w:t>.</w:t>
      </w:r>
      <w:del w:id="431" w:author="Allen.Chen" w:date="2025-03-06T16:55:00Z">
        <w:r w:rsidR="0074116F" w:rsidDel="00D46A87">
          <w:rPr>
            <w:rStyle w:val="FootnoteReference"/>
            <w:rFonts w:ascii="Times New Roman" w:eastAsiaTheme="minorEastAsia" w:hAnsi="Times New Roman" w:cs="Times New Roman"/>
            <w:sz w:val="24"/>
            <w:szCs w:val="24"/>
          </w:rPr>
          <w:footnoteReference w:id="12"/>
        </w:r>
      </w:del>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8035"/>
        <w:gridCol w:w="663"/>
      </w:tblGrid>
      <w:tr w:rsidR="00F029B7" w:rsidRPr="00B4207D" w14:paraId="336705F7" w14:textId="77777777" w:rsidTr="00760174">
        <w:tc>
          <w:tcPr>
            <w:tcW w:w="350" w:type="pct"/>
          </w:tcPr>
          <w:p w14:paraId="725EF73E" w14:textId="77777777" w:rsidR="00F029B7" w:rsidRPr="00B4207D" w:rsidRDefault="00F029B7" w:rsidP="00D7036B">
            <w:pPr>
              <w:pStyle w:val="NoSpacing"/>
              <w:rPr>
                <w:rFonts w:eastAsiaTheme="minorEastAsia"/>
                <w:sz w:val="24"/>
                <w:szCs w:val="24"/>
              </w:rPr>
            </w:pPr>
          </w:p>
        </w:tc>
        <w:tc>
          <w:tcPr>
            <w:tcW w:w="4250" w:type="pct"/>
          </w:tcPr>
          <w:p w14:paraId="403FFAA3" w14:textId="483E057C" w:rsidR="00F029B7" w:rsidRPr="00B4207D" w:rsidRDefault="00F029B7" w:rsidP="004F6658">
            <w:pPr>
              <w:pStyle w:val="NoSpacing"/>
              <w:rPr>
                <w:rFonts w:eastAsiaTheme="minorEastAsia"/>
                <w:sz w:val="24"/>
                <w:szCs w:val="24"/>
              </w:rPr>
            </w:pPr>
            <m:oMathPara>
              <m:oMath>
                <m:r>
                  <w:rPr>
                    <w:rFonts w:ascii="Cambria Math" w:eastAsiaTheme="minorEastAsia" w:hAnsi="Cambria Math"/>
                    <w:sz w:val="24"/>
                    <w:szCs w:val="24"/>
                  </w:rPr>
                  <w:lastRenderedPageBreak/>
                  <m:t>Prob</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ijk</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ijm</m:t>
                        </m:r>
                      </m:sub>
                    </m:sSub>
                    <m:r>
                      <w:rPr>
                        <w:rFonts w:ascii="Cambria Math" w:eastAsiaTheme="minorEastAsia" w:hAnsi="Cambria Math"/>
                        <w:sz w:val="24"/>
                        <w:szCs w:val="24"/>
                      </w:rPr>
                      <m:t>,∀ m≠j</m:t>
                    </m:r>
                  </m:e>
                </m:d>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exp</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ijk</m:t>
                                </m:r>
                              </m:sub>
                            </m:sSub>
                          </m:e>
                        </m:d>
                      </m:e>
                    </m:func>
                  </m:num>
                  <m:den>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m=1</m:t>
                        </m:r>
                      </m:sub>
                      <m:sup>
                        <m:r>
                          <w:rPr>
                            <w:rFonts w:ascii="Cambria Math" w:eastAsiaTheme="minorEastAsia" w:hAnsi="Cambria Math"/>
                            <w:sz w:val="24"/>
                            <w:szCs w:val="24"/>
                          </w:rPr>
                          <m:t>m=M</m:t>
                        </m:r>
                      </m:sup>
                      <m:e>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exp</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imk</m:t>
                                    </m:r>
                                  </m:sub>
                                </m:sSub>
                              </m:e>
                            </m:d>
                          </m:e>
                        </m:func>
                      </m:e>
                    </m:nary>
                  </m:den>
                </m:f>
                <m:r>
                  <m:rPr>
                    <m:sty m:val="p"/>
                  </m:rPr>
                  <w:rPr>
                    <w:rFonts w:ascii="Cambria Math" w:eastAsiaTheme="minorEastAsia" w:hAnsi="Cambria Math"/>
                    <w:sz w:val="24"/>
                    <w:szCs w:val="24"/>
                  </w:rPr>
                  <w:br/>
                </m:r>
              </m:oMath>
              <m:oMath>
                <m:r>
                  <m:rPr>
                    <m:aln/>
                  </m:rP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m:rPr>
                        <m:sty m:val="p"/>
                      </m:rPr>
                      <w:rPr>
                        <w:rFonts w:ascii="Cambria Math" w:eastAsiaTheme="minorEastAsia" w:hAnsi="Cambria Math"/>
                        <w:sz w:val="24"/>
                        <w:szCs w:val="24"/>
                      </w:rPr>
                      <m:t>exp⁡</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α</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scale</m:t>
                                </m:r>
                              </m:sub>
                            </m:sSub>
                          </m:den>
                        </m:f>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ij</m:t>
                                </m:r>
                              </m:sub>
                              <m:sup>
                                <m:r>
                                  <w:rPr>
                                    <w:rFonts w:ascii="Cambria Math" w:eastAsiaTheme="minorEastAsia" w:hAnsi="Cambria Math"/>
                                    <w:sz w:val="24"/>
                                    <w:szCs w:val="24"/>
                                  </w:rPr>
                                  <m:t>f</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scale</m:t>
                                </m:r>
                              </m:sub>
                            </m:sSub>
                          </m:den>
                        </m:f>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ijk</m:t>
                                </m:r>
                              </m:sub>
                            </m:sSub>
                            <m:r>
                              <w:rPr>
                                <w:rFonts w:ascii="Cambria Math" w:eastAsiaTheme="minorEastAsia" w:hAnsi="Cambria Math"/>
                                <w:sz w:val="24"/>
                                <w:szCs w:val="24"/>
                              </w:rPr>
                              <m:t>'γ</m:t>
                            </m:r>
                          </m:e>
                        </m:d>
                      </m:e>
                    </m:d>
                  </m:num>
                  <m:den>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m=1</m:t>
                        </m:r>
                      </m:sub>
                      <m:sup>
                        <m:r>
                          <w:rPr>
                            <w:rFonts w:ascii="Cambria Math" w:eastAsiaTheme="minorEastAsia" w:hAnsi="Cambria Math"/>
                            <w:sz w:val="24"/>
                            <w:szCs w:val="24"/>
                          </w:rPr>
                          <m:t>m=M</m:t>
                        </m:r>
                      </m:sup>
                      <m:e>
                        <m:r>
                          <m:rPr>
                            <m:sty m:val="p"/>
                          </m:rPr>
                          <w:rPr>
                            <w:rFonts w:ascii="Cambria Math" w:eastAsiaTheme="minorEastAsia" w:hAnsi="Cambria Math"/>
                            <w:sz w:val="24"/>
                            <w:szCs w:val="24"/>
                          </w:rPr>
                          <m:t>exp⁡</m:t>
                        </m:r>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α</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scale</m:t>
                                </m:r>
                              </m:sub>
                            </m:sSub>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m</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im</m:t>
                            </m:r>
                          </m:sub>
                          <m:sup>
                            <m:r>
                              <w:rPr>
                                <w:rFonts w:ascii="Cambria Math" w:eastAsiaTheme="minorEastAsia" w:hAnsi="Cambria Math"/>
                                <w:sz w:val="24"/>
                                <w:szCs w:val="24"/>
                              </w:rPr>
                              <m:t>f</m:t>
                            </m:r>
                          </m:sup>
                        </m:sSub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scale</m:t>
                                </m:r>
                              </m:sub>
                            </m:sSub>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imk</m:t>
                            </m:r>
                          </m:sub>
                        </m:sSub>
                        <m:r>
                          <w:rPr>
                            <w:rFonts w:ascii="Cambria Math" w:eastAsiaTheme="minorEastAsia" w:hAnsi="Cambria Math"/>
                            <w:sz w:val="24"/>
                            <w:szCs w:val="24"/>
                          </w:rPr>
                          <m:t>'γ))</m:t>
                        </m:r>
                      </m:e>
                    </m:nary>
                  </m:den>
                </m:f>
              </m:oMath>
            </m:oMathPara>
          </w:p>
        </w:tc>
        <w:tc>
          <w:tcPr>
            <w:tcW w:w="350" w:type="pct"/>
          </w:tcPr>
          <w:p w14:paraId="717F1574" w14:textId="3186499B" w:rsidR="00F029B7" w:rsidRPr="00B4207D" w:rsidRDefault="00F029B7" w:rsidP="00D7036B">
            <w:pPr>
              <w:pStyle w:val="NoSpacing"/>
              <w:rPr>
                <w:sz w:val="24"/>
                <w:szCs w:val="24"/>
              </w:rPr>
            </w:pPr>
            <w:bookmarkStart w:id="434" w:name="_Ref529454070"/>
            <w:bookmarkStart w:id="435" w:name="_Ref2687314"/>
            <w:r w:rsidRPr="00B4207D">
              <w:rPr>
                <w:sz w:val="24"/>
                <w:szCs w:val="24"/>
              </w:rPr>
              <w:lastRenderedPageBreak/>
              <w:t>(</w:t>
            </w:r>
            <w:bookmarkEnd w:id="434"/>
            <w:r w:rsidRPr="00B4207D">
              <w:rPr>
                <w:sz w:val="24"/>
                <w:szCs w:val="24"/>
              </w:rPr>
              <w:fldChar w:fldCharType="begin"/>
            </w:r>
            <w:r w:rsidRPr="00B4207D">
              <w:rPr>
                <w:sz w:val="24"/>
                <w:szCs w:val="24"/>
              </w:rPr>
              <w:instrText xml:space="preserve"> SEQ Equation \* ARABIC </w:instrText>
            </w:r>
            <w:r w:rsidRPr="00B4207D">
              <w:rPr>
                <w:sz w:val="24"/>
                <w:szCs w:val="24"/>
              </w:rPr>
              <w:fldChar w:fldCharType="separate"/>
            </w:r>
            <w:r w:rsidR="00B3437D">
              <w:rPr>
                <w:noProof/>
                <w:sz w:val="24"/>
                <w:szCs w:val="24"/>
              </w:rPr>
              <w:t>5</w:t>
            </w:r>
            <w:r w:rsidRPr="00B4207D">
              <w:rPr>
                <w:sz w:val="24"/>
                <w:szCs w:val="24"/>
              </w:rPr>
              <w:fldChar w:fldCharType="end"/>
            </w:r>
            <w:r w:rsidRPr="00B4207D">
              <w:rPr>
                <w:sz w:val="24"/>
                <w:szCs w:val="24"/>
              </w:rPr>
              <w:t>)</w:t>
            </w:r>
            <w:bookmarkEnd w:id="435"/>
          </w:p>
        </w:tc>
      </w:tr>
    </w:tbl>
    <w:p w14:paraId="125CB444" w14:textId="77777777" w:rsidR="00F029B7" w:rsidRDefault="00F029B7" w:rsidP="00F029B7">
      <w:pPr>
        <w:pStyle w:val="NoSpacing"/>
        <w:rPr>
          <w:rFonts w:ascii="Times New Roman" w:eastAsiaTheme="minorEastAsia" w:hAnsi="Times New Roman" w:cs="Times New Roman"/>
          <w:sz w:val="24"/>
          <w:szCs w:val="24"/>
        </w:rPr>
      </w:pPr>
    </w:p>
    <w:p w14:paraId="097C5EE3" w14:textId="4663FD88" w:rsidR="00F029B7" w:rsidRPr="00B4207D" w:rsidRDefault="00F029B7" w:rsidP="00F029B7">
      <w:pPr>
        <w:pStyle w:val="NoSpacing"/>
        <w:rPr>
          <w:rFonts w:ascii="Times New Roman" w:eastAsiaTheme="minorEastAsia" w:hAnsi="Times New Roman" w:cs="Times New Roman"/>
          <w:sz w:val="24"/>
          <w:szCs w:val="24"/>
        </w:rPr>
      </w:pPr>
      <w:r w:rsidRPr="00B4207D">
        <w:rPr>
          <w:rFonts w:ascii="Times New Roman" w:eastAsiaTheme="minorEastAsia" w:hAnsi="Times New Roman" w:cs="Times New Roman"/>
          <w:sz w:val="24"/>
          <w:szCs w:val="24"/>
        </w:rPr>
        <w:t xml:space="preserve">This is the </w:t>
      </w:r>
      <w:r w:rsidR="00E03EAA">
        <w:rPr>
          <w:rFonts w:ascii="Times New Roman" w:eastAsiaTheme="minorEastAsia" w:hAnsi="Times New Roman" w:cs="Times New Roman"/>
          <w:sz w:val="24"/>
          <w:szCs w:val="24"/>
        </w:rPr>
        <w:t>common</w:t>
      </w:r>
      <w:r w:rsidRPr="00B4207D">
        <w:rPr>
          <w:rFonts w:ascii="Times New Roman" w:eastAsiaTheme="minorEastAsia" w:hAnsi="Times New Roman" w:cs="Times New Roman"/>
          <w:sz w:val="24"/>
          <w:szCs w:val="24"/>
        </w:rPr>
        <w:t xml:space="preserve"> conditional logit model (McFadden 1974). </w:t>
      </w:r>
      <w:ins w:id="436" w:author="Allen.Chen" w:date="2025-03-06T16:55:00Z">
        <w:r w:rsidR="00D46A87" w:rsidRPr="0074116F">
          <w:rPr>
            <w:rFonts w:ascii="Times New Roman" w:hAnsi="Times New Roman" w:cs="Times New Roman"/>
            <w:sz w:val="24"/>
            <w:szCs w:val="24"/>
          </w:rPr>
          <w:t xml:space="preserve">Note that parameters </w:t>
        </w:r>
        <m:oMath>
          <m:r>
            <w:rPr>
              <w:rFonts w:ascii="Cambria Math" w:eastAsiaTheme="minorEastAsia" w:hAnsi="Cambria Math" w:cs="Times New Roman"/>
              <w:sz w:val="24"/>
              <w:szCs w:val="24"/>
            </w:rPr>
            <m:t>α</m:t>
          </m:r>
        </m:oMath>
        <w:r w:rsidR="00D46A87" w:rsidRPr="0074116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γ</m:t>
          </m:r>
        </m:oMath>
        <w:r w:rsidR="00D46A87" w:rsidRPr="0074116F">
          <w:rPr>
            <w:rFonts w:ascii="Times New Roman" w:eastAsiaTheme="minorEastAsia" w:hAnsi="Times New Roman" w:cs="Times New Roman"/>
            <w:sz w:val="24"/>
            <w:szCs w:val="24"/>
          </w:rPr>
          <w:t xml:space="preserve"> are only identified up to a scale </w:t>
        </w:r>
        <w:proofErr w:type="gramStart"/>
        <w:r w:rsidR="00D46A87" w:rsidRPr="0074116F">
          <w:rPr>
            <w:rFonts w:ascii="Times New Roman" w:eastAsiaTheme="minorEastAsia" w:hAnsi="Times New Roman" w:cs="Times New Roman"/>
            <w:sz w:val="24"/>
            <w:szCs w:val="24"/>
          </w:rPr>
          <w:t xml:space="preserve">parameter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scale</m:t>
              </m:r>
            </m:sub>
          </m:sSub>
        </m:oMath>
        <w:r w:rsidR="00D46A87" w:rsidRPr="0074116F">
          <w:rPr>
            <w:rFonts w:ascii="Times New Roman" w:eastAsiaTheme="minorEastAsia" w:hAnsi="Times New Roman" w:cs="Times New Roman"/>
            <w:sz w:val="24"/>
            <w:szCs w:val="24"/>
          </w:rPr>
          <w:t xml:space="preserve">; that is, we can identify the extent fishers value catch relative to distance </w:t>
        </w:r>
        <m:oMath>
          <m:r>
            <w:rPr>
              <w:rFonts w:ascii="Cambria Math" w:eastAsiaTheme="minorEastAsia" w:hAnsi="Cambria Math" w:cs="Times New Roman"/>
              <w:sz w:val="24"/>
              <w:szCs w:val="24"/>
            </w:rPr>
            <m:t>α/γ</m:t>
          </m:r>
        </m:oMath>
        <w:r w:rsidR="00D46A87" w:rsidRPr="0074116F">
          <w:rPr>
            <w:rFonts w:ascii="Times New Roman" w:eastAsiaTheme="minorEastAsia" w:hAnsi="Times New Roman" w:cs="Times New Roman"/>
            <w:sz w:val="24"/>
            <w:szCs w:val="24"/>
          </w:rPr>
          <w:t>, for example, but not their absolute values</w:t>
        </w:r>
        <w:r w:rsidR="00D46A87">
          <w:rPr>
            <w:rFonts w:ascii="Times New Roman" w:eastAsiaTheme="minorEastAsia" w:hAnsi="Times New Roman" w:cs="Times New Roman"/>
            <w:sz w:val="24"/>
            <w:szCs w:val="24"/>
          </w:rPr>
          <w:t xml:space="preserve"> (McFadden 1974)</w:t>
        </w:r>
        <w:r w:rsidR="00D46A87" w:rsidRPr="0074116F">
          <w:rPr>
            <w:rFonts w:ascii="Times New Roman" w:eastAsiaTheme="minorEastAsia" w:hAnsi="Times New Roman" w:cs="Times New Roman"/>
            <w:sz w:val="24"/>
            <w:szCs w:val="24"/>
          </w:rPr>
          <w:t>.</w:t>
        </w:r>
        <w:r w:rsidR="00D46A87">
          <w:rPr>
            <w:rFonts w:ascii="Times New Roman" w:eastAsiaTheme="minorEastAsia" w:hAnsi="Times New Roman" w:cs="Times New Roman"/>
            <w:sz w:val="24"/>
            <w:szCs w:val="24"/>
          </w:rPr>
          <w:t xml:space="preserve"> </w:t>
        </w:r>
      </w:ins>
      <w:del w:id="437" w:author="Allen.Chen" w:date="2025-03-06T16:55:00Z">
        <w:r w:rsidRPr="00B4207D" w:rsidDel="00D46A87">
          <w:rPr>
            <w:rFonts w:ascii="Times New Roman" w:eastAsiaTheme="minorEastAsia" w:hAnsi="Times New Roman" w:cs="Times New Roman"/>
            <w:sz w:val="24"/>
            <w:szCs w:val="24"/>
          </w:rPr>
          <w:delText>Note that w</w:delText>
        </w:r>
      </w:del>
      <w:ins w:id="438" w:author="Allen.Chen" w:date="2025-03-06T17:01:00Z">
        <w:r w:rsidR="00D46A87">
          <w:rPr>
            <w:rFonts w:ascii="Times New Roman" w:eastAsiaTheme="minorEastAsia" w:hAnsi="Times New Roman" w:cs="Times New Roman"/>
            <w:sz w:val="24"/>
            <w:szCs w:val="24"/>
          </w:rPr>
          <w:t xml:space="preserve">Then, </w:t>
        </w:r>
      </w:ins>
      <w:ins w:id="439" w:author="Allen.Chen" w:date="2025-03-06T17:02:00Z">
        <w:r w:rsidR="00D46A87">
          <w:rPr>
            <w:rFonts w:ascii="Times New Roman" w:eastAsiaTheme="minorEastAsia" w:hAnsi="Times New Roman" w:cs="Times New Roman"/>
            <w:sz w:val="24"/>
            <w:szCs w:val="24"/>
          </w:rPr>
          <w:t>w</w:t>
        </w:r>
      </w:ins>
      <w:r w:rsidRPr="00B4207D">
        <w:rPr>
          <w:rFonts w:ascii="Times New Roman" w:eastAsiaTheme="minorEastAsia" w:hAnsi="Times New Roman" w:cs="Times New Roman"/>
          <w:sz w:val="24"/>
          <w:szCs w:val="24"/>
        </w:rPr>
        <w:t>hen we substitute in the fisher’s expectation of catch</w:t>
      </w:r>
      <w:del w:id="440" w:author="Allen.Chen" w:date="2025-03-06T17:14:00Z">
        <w:r w:rsidRPr="00B4207D" w:rsidDel="005C3EC5">
          <w:rPr>
            <w:rStyle w:val="FootnoteReference"/>
            <w:rFonts w:ascii="Times New Roman" w:eastAsiaTheme="minorEastAsia" w:hAnsi="Times New Roman" w:cs="Times New Roman"/>
            <w:sz w:val="24"/>
            <w:szCs w:val="24"/>
          </w:rPr>
          <w:footnoteReference w:id="13"/>
        </w:r>
      </w:del>
      <w:r w:rsidRPr="00B4207D">
        <w:rPr>
          <w:rFonts w:ascii="Times New Roman" w:eastAsiaTheme="minorEastAsia" w:hAnsi="Times New Roman" w:cs="Times New Roman"/>
          <w:sz w:val="24"/>
          <w:szCs w:val="24"/>
        </w:rPr>
        <w:t xml:space="preserve"> the probability of choosing the </w:t>
      </w:r>
      <w:proofErr w:type="spellStart"/>
      <w:r w:rsidRPr="00B4207D">
        <w:rPr>
          <w:rFonts w:ascii="Times New Roman" w:hAnsi="Times New Roman" w:cs="Times New Roman"/>
          <w:i/>
          <w:sz w:val="24"/>
          <w:szCs w:val="24"/>
        </w:rPr>
        <w:t>j</w:t>
      </w:r>
      <w:r w:rsidRPr="00B4207D">
        <w:rPr>
          <w:rFonts w:ascii="Times New Roman" w:hAnsi="Times New Roman" w:cs="Times New Roman"/>
          <w:i/>
          <w:sz w:val="24"/>
          <w:szCs w:val="24"/>
          <w:vertAlign w:val="superscript"/>
        </w:rPr>
        <w:t>th</w:t>
      </w:r>
      <w:proofErr w:type="spellEnd"/>
      <w:r w:rsidRPr="00B4207D">
        <w:rPr>
          <w:rFonts w:ascii="Times New Roman" w:hAnsi="Times New Roman" w:cs="Times New Roman"/>
          <w:i/>
          <w:sz w:val="24"/>
          <w:szCs w:val="24"/>
        </w:rPr>
        <w:t xml:space="preserve"> </w:t>
      </w:r>
      <w:r w:rsidR="009B7147">
        <w:rPr>
          <w:rFonts w:ascii="Times New Roman" w:hAnsi="Times New Roman" w:cs="Times New Roman"/>
          <w:sz w:val="24"/>
          <w:szCs w:val="24"/>
        </w:rPr>
        <w:t>area</w:t>
      </w:r>
      <w:r w:rsidRPr="00B4207D">
        <w:rPr>
          <w:rFonts w:ascii="Times New Roman" w:hAnsi="Times New Roman" w:cs="Times New Roman"/>
          <w:sz w:val="24"/>
          <w:szCs w:val="24"/>
        </w:rPr>
        <w:t xml:space="preserve"> is a function of the private information available to the fisher. For instance, when </w:t>
      </w:r>
      <m:oMath>
        <m:r>
          <w:rPr>
            <w:rFonts w:ascii="Cambria Math" w:hAnsi="Cambria Math" w:cs="Times New Roman"/>
            <w:sz w:val="24"/>
            <w:szCs w:val="24"/>
          </w:rPr>
          <m:t>α&gt;0</m:t>
        </m:r>
      </m:oMath>
      <w:r w:rsidRPr="00B4207D">
        <w:rPr>
          <w:rFonts w:ascii="Times New Roman" w:eastAsiaTheme="minorEastAsia" w:hAnsi="Times New Roman" w:cs="Times New Roman"/>
          <w:sz w:val="24"/>
          <w:szCs w:val="24"/>
        </w:rPr>
        <w:t xml:space="preserve"> the probability </w:t>
      </w:r>
      <w:r w:rsidR="001D476A">
        <w:rPr>
          <w:rFonts w:ascii="Times New Roman" w:eastAsiaTheme="minorEastAsia" w:hAnsi="Times New Roman" w:cs="Times New Roman"/>
          <w:sz w:val="24"/>
          <w:szCs w:val="24"/>
        </w:rPr>
        <w:t xml:space="preserve">of </w:t>
      </w:r>
      <w:r w:rsidR="006E2F56">
        <w:rPr>
          <w:rFonts w:ascii="Times New Roman" w:eastAsiaTheme="minorEastAsia" w:hAnsi="Times New Roman" w:cs="Times New Roman"/>
          <w:sz w:val="24"/>
          <w:szCs w:val="24"/>
        </w:rPr>
        <w:t>choosing</w:t>
      </w:r>
      <w:r w:rsidR="001D476A">
        <w:rPr>
          <w:rFonts w:ascii="Times New Roman" w:eastAsiaTheme="minorEastAsia" w:hAnsi="Times New Roman" w:cs="Times New Roman"/>
          <w:sz w:val="24"/>
          <w:szCs w:val="24"/>
        </w:rPr>
        <w:t xml:space="preserve"> a site </w:t>
      </w:r>
      <w:r w:rsidRPr="00B4207D">
        <w:rPr>
          <w:rFonts w:ascii="Times New Roman" w:eastAsiaTheme="minorEastAsia" w:hAnsi="Times New Roman" w:cs="Times New Roman"/>
          <w:sz w:val="24"/>
          <w:szCs w:val="24"/>
        </w:rPr>
        <w:t>increases with catch,</w:t>
      </w:r>
      <w:del w:id="443" w:author="Allen.Chen" w:date="2025-03-06T17:02:00Z">
        <w:r w:rsidRPr="00B4207D" w:rsidDel="00D46A87">
          <w:rPr>
            <w:rStyle w:val="FootnoteReference"/>
            <w:rFonts w:ascii="Times New Roman" w:eastAsiaTheme="minorEastAsia" w:hAnsi="Times New Roman" w:cs="Times New Roman"/>
            <w:sz w:val="24"/>
            <w:szCs w:val="24"/>
          </w:rPr>
          <w:footnoteReference w:id="14"/>
        </w:r>
      </w:del>
      <w:r w:rsidRPr="00B4207D">
        <w:rPr>
          <w:rFonts w:ascii="Times New Roman" w:eastAsiaTheme="minorEastAsia" w:hAnsi="Times New Roman" w:cs="Times New Roman"/>
          <w:sz w:val="24"/>
          <w:szCs w:val="24"/>
        </w:rPr>
        <w:t xml:space="preserve"> the analyst </w:t>
      </w:r>
      <w:ins w:id="446" w:author="Allen.Chen" w:date="2025-03-10T13:27:00Z">
        <w:r w:rsidR="00BE7F74">
          <w:rPr>
            <w:rFonts w:ascii="Times New Roman" w:eastAsiaTheme="minorEastAsia" w:hAnsi="Times New Roman" w:cs="Times New Roman"/>
            <w:sz w:val="24"/>
            <w:szCs w:val="24"/>
          </w:rPr>
          <w:t xml:space="preserve">who is creating an abundance index </w:t>
        </w:r>
      </w:ins>
      <w:r w:rsidRPr="00B4207D">
        <w:rPr>
          <w:rFonts w:ascii="Times New Roman" w:eastAsiaTheme="minorEastAsia" w:hAnsi="Times New Roman" w:cs="Times New Roman"/>
          <w:sz w:val="24"/>
          <w:szCs w:val="24"/>
        </w:rPr>
        <w:t>is more likely to observe a</w:t>
      </w:r>
      <w:r w:rsidR="007A785B">
        <w:rPr>
          <w:rFonts w:ascii="Times New Roman" w:eastAsiaTheme="minorEastAsia" w:hAnsi="Times New Roman" w:cs="Times New Roman"/>
          <w:sz w:val="24"/>
          <w:szCs w:val="24"/>
        </w:rPr>
        <w:t>n</w:t>
      </w:r>
      <w:r w:rsidRPr="00B4207D">
        <w:rPr>
          <w:rFonts w:ascii="Times New Roman" w:eastAsiaTheme="minorEastAsia" w:hAnsi="Times New Roman" w:cs="Times New Roman"/>
          <w:sz w:val="24"/>
          <w:szCs w:val="24"/>
        </w:rPr>
        <w:t xml:space="preserve"> </w:t>
      </w:r>
      <w:r w:rsidR="009B7147">
        <w:rPr>
          <w:rFonts w:ascii="Times New Roman" w:eastAsiaTheme="minorEastAsia" w:hAnsi="Times New Roman" w:cs="Times New Roman"/>
          <w:sz w:val="24"/>
          <w:szCs w:val="24"/>
        </w:rPr>
        <w:t>area</w:t>
      </w:r>
      <w:r w:rsidRPr="00B4207D">
        <w:rPr>
          <w:rFonts w:ascii="Times New Roman" w:eastAsiaTheme="minorEastAsia" w:hAnsi="Times New Roman" w:cs="Times New Roman"/>
          <w:sz w:val="24"/>
          <w:szCs w:val="24"/>
        </w:rPr>
        <w:t xml:space="preserve"> when the fisher knows catches are larger at a</w:t>
      </w:r>
      <w:r w:rsidR="007A785B">
        <w:rPr>
          <w:rFonts w:ascii="Times New Roman" w:eastAsiaTheme="minorEastAsia" w:hAnsi="Times New Roman" w:cs="Times New Roman"/>
          <w:sz w:val="24"/>
          <w:szCs w:val="24"/>
        </w:rPr>
        <w:t>n</w:t>
      </w:r>
      <w:r w:rsidRPr="00B4207D">
        <w:rPr>
          <w:rFonts w:ascii="Times New Roman" w:eastAsiaTheme="minorEastAsia" w:hAnsi="Times New Roman" w:cs="Times New Roman"/>
          <w:sz w:val="24"/>
          <w:szCs w:val="24"/>
        </w:rPr>
        <w:t xml:space="preserve"> </w:t>
      </w:r>
      <w:r w:rsidR="009B7147">
        <w:rPr>
          <w:rFonts w:ascii="Times New Roman" w:eastAsiaTheme="minorEastAsia" w:hAnsi="Times New Roman" w:cs="Times New Roman"/>
          <w:sz w:val="24"/>
          <w:szCs w:val="24"/>
        </w:rPr>
        <w:t>area</w:t>
      </w:r>
      <w:r w:rsidRPr="00B4207D">
        <w:rPr>
          <w:rFonts w:ascii="Times New Roman" w:eastAsiaTheme="minorEastAsia" w:hAnsi="Times New Roman" w:cs="Times New Roman"/>
          <w:sz w:val="24"/>
          <w:szCs w:val="24"/>
        </w:rPr>
        <w:t>, and would more likely observe larger catches.</w:t>
      </w:r>
      <w:r w:rsidR="00E9211D">
        <w:rPr>
          <w:rFonts w:ascii="Times New Roman" w:eastAsiaTheme="minorEastAsia" w:hAnsi="Times New Roman" w:cs="Times New Roman"/>
          <w:sz w:val="24"/>
          <w:szCs w:val="24"/>
        </w:rPr>
        <w:t xml:space="preserve"> </w:t>
      </w:r>
      <w:ins w:id="447" w:author="Allen.Chen" w:date="2025-03-06T17:02:00Z">
        <w:r w:rsidR="00D46A87" w:rsidRPr="00F40ADA">
          <w:rPr>
            <w:rFonts w:ascii="Times New Roman" w:hAnsi="Times New Roman" w:cs="Times New Roman"/>
            <w:sz w:val="24"/>
            <w:szCs w:val="24"/>
          </w:rPr>
          <w:t>Conversely if the fisher desires to avoid bycatch, for example, the opposite intuition would hold true.</w:t>
        </w:r>
      </w:ins>
    </w:p>
    <w:p w14:paraId="0350D733" w14:textId="77777777" w:rsidR="00F029B7" w:rsidRPr="00B4207D" w:rsidRDefault="00F029B7" w:rsidP="00F029B7">
      <w:pPr>
        <w:pStyle w:val="NoSpacing"/>
        <w:rPr>
          <w:rFonts w:ascii="Times New Roman" w:eastAsiaTheme="minorEastAsia" w:hAnsi="Times New Roman" w:cs="Times New Roman"/>
          <w:sz w:val="24"/>
          <w:szCs w:val="24"/>
        </w:rPr>
      </w:pPr>
    </w:p>
    <w:p w14:paraId="4F5C83DD" w14:textId="0BEC81C4" w:rsidR="00F029B7" w:rsidRPr="00B4207D" w:rsidRDefault="00757636" w:rsidP="00F029B7">
      <w:pPr>
        <w:pStyle w:val="NoSpacing"/>
        <w:rPr>
          <w:rFonts w:ascii="Times New Roman" w:hAnsi="Times New Roman" w:cs="Times New Roman"/>
          <w:sz w:val="24"/>
          <w:szCs w:val="24"/>
        </w:rPr>
      </w:pPr>
      <w:r>
        <w:rPr>
          <w:rFonts w:ascii="Times New Roman" w:hAnsi="Times New Roman" w:cs="Times New Roman"/>
          <w:sz w:val="24"/>
          <w:szCs w:val="24"/>
        </w:rPr>
        <w:t>I</w:t>
      </w:r>
      <w:r w:rsidR="00F029B7" w:rsidRPr="00B4207D">
        <w:rPr>
          <w:rFonts w:ascii="Times New Roman" w:hAnsi="Times New Roman" w:cs="Times New Roman"/>
          <w:sz w:val="24"/>
          <w:szCs w:val="24"/>
        </w:rPr>
        <w:t xml:space="preserve">t follows that catch data, </w:t>
      </w:r>
      <w:r w:rsidR="00F029B7" w:rsidRPr="00B4207D">
        <w:rPr>
          <w:rFonts w:ascii="Times New Roman" w:hAnsi="Times New Roman" w:cs="Times New Roman"/>
          <w:i/>
          <w:sz w:val="24"/>
          <w:szCs w:val="24"/>
        </w:rPr>
        <w:t>conditional on observation</w:t>
      </w:r>
      <w:r w:rsidR="00F029B7" w:rsidRPr="00B4207D">
        <w:rPr>
          <w:rFonts w:ascii="Times New Roman" w:hAnsi="Times New Roman" w:cs="Times New Roman"/>
          <w:sz w:val="24"/>
          <w:szCs w:val="24"/>
        </w:rPr>
        <w:t>, will also incorporate this private information, which is correlated with the probability of choosing a</w:t>
      </w:r>
      <w:r w:rsidR="007A785B">
        <w:rPr>
          <w:rFonts w:ascii="Times New Roman" w:hAnsi="Times New Roman" w:cs="Times New Roman"/>
          <w:sz w:val="24"/>
          <w:szCs w:val="24"/>
        </w:rPr>
        <w:t>n</w:t>
      </w:r>
      <w:r w:rsidR="00F029B7" w:rsidRPr="00B4207D">
        <w:rPr>
          <w:rFonts w:ascii="Times New Roman" w:hAnsi="Times New Roman" w:cs="Times New Roman"/>
          <w:sz w:val="24"/>
          <w:szCs w:val="24"/>
        </w:rPr>
        <w:t xml:space="preserve"> </w:t>
      </w:r>
      <w:r w:rsidR="009B7147">
        <w:rPr>
          <w:rFonts w:ascii="Times New Roman" w:hAnsi="Times New Roman" w:cs="Times New Roman"/>
          <w:sz w:val="24"/>
          <w:szCs w:val="24"/>
        </w:rPr>
        <w:t>area</w:t>
      </w:r>
      <w:r w:rsidR="00F029B7" w:rsidRPr="00B4207D">
        <w:rPr>
          <w:rFonts w:ascii="Times New Roman" w:hAnsi="Times New Roman" w:cs="Times New Roman"/>
          <w:sz w:val="24"/>
          <w:szCs w:val="24"/>
        </w:rPr>
        <w:t>.</w:t>
      </w:r>
      <w:r w:rsidR="008E369B">
        <w:rPr>
          <w:rFonts w:ascii="Times New Roman" w:hAnsi="Times New Roman" w:cs="Times New Roman"/>
          <w:sz w:val="24"/>
          <w:szCs w:val="24"/>
        </w:rPr>
        <w:t xml:space="preserve"> This is because </w:t>
      </w:r>
      <w:r w:rsidR="008E369B" w:rsidRPr="00137702">
        <w:rPr>
          <w:rFonts w:ascii="Times New Roman" w:hAnsi="Times New Roman" w:cs="Times New Roman"/>
          <w:sz w:val="24"/>
          <w:szCs w:val="24"/>
        </w:rPr>
        <w:t xml:space="preserve">the fisher observes the realization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f</m:t>
            </m:r>
          </m:sup>
        </m:sSubSup>
      </m:oMath>
      <w:r w:rsidR="008E369B" w:rsidRPr="00137702">
        <w:rPr>
          <w:rFonts w:ascii="Times New Roman" w:eastAsiaTheme="minorEastAsia" w:hAnsi="Times New Roman" w:cs="Times New Roman"/>
          <w:sz w:val="24"/>
          <w:szCs w:val="24"/>
        </w:rPr>
        <w:t xml:space="preserve"> in </w:t>
      </w:r>
      <w:r w:rsidR="008E369B" w:rsidRPr="00137702">
        <w:rPr>
          <w:rFonts w:ascii="Times New Roman" w:hAnsi="Times New Roman" w:cs="Times New Roman"/>
          <w:sz w:val="24"/>
          <w:szCs w:val="24"/>
        </w:rPr>
        <w:t>equation 2 (but not</w:t>
      </w:r>
      <m:oMath>
        <m:r>
          <w:rPr>
            <w:rFonts w:ascii="Cambria Math"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s</m:t>
            </m:r>
          </m:sup>
        </m:sSubSup>
      </m:oMath>
      <w:r w:rsidR="008E369B" w:rsidRPr="00137702">
        <w:rPr>
          <w:rFonts w:ascii="Times New Roman" w:eastAsiaTheme="minorEastAsia" w:hAnsi="Times New Roman" w:cs="Times New Roman"/>
          <w:sz w:val="24"/>
          <w:szCs w:val="24"/>
        </w:rPr>
        <w:t>).</w:t>
      </w:r>
      <w:r w:rsidR="008E369B">
        <w:rPr>
          <w:rFonts w:ascii="Times New Roman" w:eastAsiaTheme="minorEastAsia" w:hAnsi="Times New Roman" w:cs="Times New Roman"/>
          <w:sz w:val="24"/>
          <w:szCs w:val="24"/>
        </w:rPr>
        <w:t xml:space="preserve"> As a result, when fishers choose </w:t>
      </w:r>
      <w:r w:rsidR="00DF5C37">
        <w:rPr>
          <w:rFonts w:ascii="Times New Roman" w:eastAsiaTheme="minorEastAsia" w:hAnsi="Times New Roman" w:cs="Times New Roman"/>
          <w:sz w:val="24"/>
          <w:szCs w:val="24"/>
        </w:rPr>
        <w:t>area</w:t>
      </w:r>
      <w:r w:rsidR="008E369B">
        <w:rPr>
          <w:rFonts w:ascii="Times New Roman" w:eastAsiaTheme="minorEastAsia" w:hAnsi="Times New Roman" w:cs="Times New Roman"/>
          <w:sz w:val="24"/>
          <w:szCs w:val="24"/>
        </w:rPr>
        <w:t xml:space="preserve">s (and catches) that result in the greatest expected utility, and visit </w:t>
      </w:r>
      <w:r w:rsidR="00DF5C37">
        <w:rPr>
          <w:rFonts w:ascii="Times New Roman" w:eastAsiaTheme="minorEastAsia" w:hAnsi="Times New Roman" w:cs="Times New Roman"/>
          <w:sz w:val="24"/>
          <w:szCs w:val="24"/>
        </w:rPr>
        <w:t>area</w:t>
      </w:r>
      <w:r w:rsidR="008E369B">
        <w:rPr>
          <w:rFonts w:ascii="Times New Roman" w:eastAsiaTheme="minorEastAsia" w:hAnsi="Times New Roman" w:cs="Times New Roman"/>
          <w:sz w:val="24"/>
          <w:szCs w:val="24"/>
        </w:rPr>
        <w:t xml:space="preserve">s when they have private information fishing is good at the </w:t>
      </w:r>
      <w:r w:rsidR="00DF5C37">
        <w:rPr>
          <w:rFonts w:ascii="Times New Roman" w:eastAsiaTheme="minorEastAsia" w:hAnsi="Times New Roman" w:cs="Times New Roman"/>
          <w:sz w:val="24"/>
          <w:szCs w:val="24"/>
        </w:rPr>
        <w:t>area</w:t>
      </w:r>
      <w:r w:rsidR="008E369B">
        <w:rPr>
          <w:rFonts w:ascii="Times New Roman" w:eastAsiaTheme="minorEastAsia" w:hAnsi="Times New Roman" w:cs="Times New Roman"/>
          <w:sz w:val="24"/>
          <w:szCs w:val="24"/>
        </w:rPr>
        <w:t xml:space="preserve">. Specifically, note that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f</m:t>
            </m:r>
          </m:sup>
        </m:sSubSup>
      </m:oMath>
      <w:r w:rsidR="008E369B">
        <w:rPr>
          <w:rFonts w:ascii="Times New Roman" w:eastAsiaTheme="minorEastAsia" w:hAnsi="Times New Roman" w:cs="Times New Roman"/>
          <w:sz w:val="24"/>
          <w:szCs w:val="24"/>
        </w:rPr>
        <w:t xml:space="preserve"> enters directly into the probability of choosing </w:t>
      </w:r>
      <w:del w:id="448" w:author="Allen.Chen" w:date="2025-03-10T13:28:00Z">
        <w:r w:rsidR="008E369B" w:rsidDel="00BE7F74">
          <w:rPr>
            <w:rFonts w:ascii="Times New Roman" w:eastAsiaTheme="minorEastAsia" w:hAnsi="Times New Roman" w:cs="Times New Roman"/>
            <w:sz w:val="24"/>
            <w:szCs w:val="24"/>
          </w:rPr>
          <w:delText>a</w:delText>
        </w:r>
      </w:del>
      <w:ins w:id="449" w:author="Allen.Chen" w:date="2025-03-10T13:28:00Z">
        <w:r w:rsidR="00BE7F74">
          <w:rPr>
            <w:rFonts w:ascii="Times New Roman" w:eastAsiaTheme="minorEastAsia" w:hAnsi="Times New Roman" w:cs="Times New Roman"/>
            <w:sz w:val="24"/>
            <w:szCs w:val="24"/>
          </w:rPr>
          <w:t>an</w:t>
        </w:r>
      </w:ins>
      <w:r w:rsidR="008E369B">
        <w:rPr>
          <w:rFonts w:ascii="Times New Roman" w:eastAsiaTheme="minorEastAsia" w:hAnsi="Times New Roman" w:cs="Times New Roman"/>
          <w:sz w:val="24"/>
          <w:szCs w:val="24"/>
        </w:rPr>
        <w:t xml:space="preserve"> </w:t>
      </w:r>
      <w:r w:rsidR="00DF5C37">
        <w:rPr>
          <w:rFonts w:ascii="Times New Roman" w:eastAsiaTheme="minorEastAsia" w:hAnsi="Times New Roman" w:cs="Times New Roman"/>
          <w:sz w:val="24"/>
          <w:szCs w:val="24"/>
        </w:rPr>
        <w:t>area</w:t>
      </w:r>
      <w:r w:rsidR="008E369B">
        <w:rPr>
          <w:rFonts w:ascii="Times New Roman" w:eastAsiaTheme="minorEastAsia" w:hAnsi="Times New Roman" w:cs="Times New Roman"/>
          <w:sz w:val="24"/>
          <w:szCs w:val="24"/>
        </w:rPr>
        <w:t xml:space="preserve"> in equation 5.</w:t>
      </w:r>
    </w:p>
    <w:p w14:paraId="2B3B81F1" w14:textId="77777777" w:rsidR="00F029B7" w:rsidRPr="00B4207D" w:rsidRDefault="00F029B7" w:rsidP="00F029B7">
      <w:pPr>
        <w:pStyle w:val="NoSpacing"/>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029B7" w:rsidRPr="00B4207D" w14:paraId="3C7A2521" w14:textId="77777777" w:rsidTr="00D7036B">
        <w:tc>
          <w:tcPr>
            <w:tcW w:w="350" w:type="pct"/>
          </w:tcPr>
          <w:p w14:paraId="24F4BE10" w14:textId="77777777" w:rsidR="00F029B7" w:rsidRPr="00B4207D" w:rsidRDefault="00F029B7" w:rsidP="00D7036B">
            <w:pPr>
              <w:pStyle w:val="NoSpacing"/>
              <w:rPr>
                <w:rFonts w:eastAsiaTheme="minorEastAsia"/>
                <w:sz w:val="24"/>
                <w:szCs w:val="24"/>
              </w:rPr>
            </w:pPr>
          </w:p>
        </w:tc>
        <w:tc>
          <w:tcPr>
            <w:tcW w:w="4300" w:type="pct"/>
          </w:tcPr>
          <w:p w14:paraId="5C2C388A" w14:textId="6D514260" w:rsidR="00F029B7" w:rsidRPr="00B4207D" w:rsidRDefault="00F029B7" w:rsidP="004F6658">
            <w:pPr>
              <w:pStyle w:val="NoSpacing"/>
              <w:rPr>
                <w:rFonts w:eastAsiaTheme="minorEastAsia"/>
                <w:sz w:val="24"/>
                <w:szCs w:val="24"/>
              </w:rPr>
            </w:pPr>
            <m:oMathPara>
              <m:oMath>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 xml:space="preserve">|observe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r>
                  <w:rPr>
                    <w:rFonts w:ascii="Cambria Math" w:eastAsiaTheme="minorEastAsia" w:hAnsi="Cambria Math"/>
                    <w:sz w:val="24"/>
                    <w:szCs w:val="24"/>
                  </w:rPr>
                  <m:t>+ 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u</m:t>
                        </m:r>
                      </m:e>
                      <m:sub>
                        <m:r>
                          <w:rPr>
                            <w:rFonts w:ascii="Cambria Math" w:eastAsiaTheme="minorEastAsia" w:hAnsi="Cambria Math"/>
                            <w:sz w:val="24"/>
                            <w:szCs w:val="24"/>
                          </w:rPr>
                          <m:t>ij</m:t>
                        </m:r>
                      </m:sub>
                      <m:sup>
                        <m:r>
                          <w:rPr>
                            <w:rFonts w:ascii="Cambria Math" w:eastAsiaTheme="minorEastAsia" w:hAnsi="Cambria Math"/>
                            <w:sz w:val="24"/>
                            <w:szCs w:val="24"/>
                          </w:rPr>
                          <m:t>f</m:t>
                        </m:r>
                      </m:sup>
                    </m:sSubSup>
                  </m:e>
                </m:d>
                <m:r>
                  <w:rPr>
                    <w:rFonts w:ascii="Cambria Math" w:eastAsiaTheme="minorEastAsia" w:hAnsi="Cambria Math"/>
                    <w:sz w:val="24"/>
                    <w:szCs w:val="24"/>
                  </w:rPr>
                  <m:t xml:space="preserve">observe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m:t>
                </m:r>
              </m:oMath>
            </m:oMathPara>
          </w:p>
        </w:tc>
        <w:tc>
          <w:tcPr>
            <w:tcW w:w="350" w:type="pct"/>
          </w:tcPr>
          <w:p w14:paraId="2781DFF9" w14:textId="77DA8AB4" w:rsidR="00F029B7" w:rsidRPr="00B4207D" w:rsidRDefault="00F029B7" w:rsidP="00D7036B">
            <w:pPr>
              <w:pStyle w:val="NoSpacing"/>
              <w:rPr>
                <w:rFonts w:eastAsiaTheme="minorEastAsia"/>
                <w:sz w:val="24"/>
                <w:szCs w:val="24"/>
              </w:rPr>
            </w:pPr>
            <w:r w:rsidRPr="00B4207D">
              <w:rPr>
                <w:sz w:val="24"/>
                <w:szCs w:val="24"/>
              </w:rPr>
              <w:t>(</w:t>
            </w:r>
            <w:r w:rsidRPr="00B4207D">
              <w:rPr>
                <w:sz w:val="24"/>
                <w:szCs w:val="24"/>
              </w:rPr>
              <w:fldChar w:fldCharType="begin"/>
            </w:r>
            <w:r w:rsidRPr="00B4207D">
              <w:rPr>
                <w:sz w:val="24"/>
                <w:szCs w:val="24"/>
              </w:rPr>
              <w:instrText xml:space="preserve"> SEQ Equation \* ARABIC </w:instrText>
            </w:r>
            <w:r w:rsidRPr="00B4207D">
              <w:rPr>
                <w:sz w:val="24"/>
                <w:szCs w:val="24"/>
              </w:rPr>
              <w:fldChar w:fldCharType="separate"/>
            </w:r>
            <w:r w:rsidR="00B3437D">
              <w:rPr>
                <w:noProof/>
                <w:sz w:val="24"/>
                <w:szCs w:val="24"/>
              </w:rPr>
              <w:t>6</w:t>
            </w:r>
            <w:r w:rsidRPr="00B4207D">
              <w:rPr>
                <w:sz w:val="24"/>
                <w:szCs w:val="24"/>
              </w:rPr>
              <w:fldChar w:fldCharType="end"/>
            </w:r>
            <w:r w:rsidRPr="00B4207D">
              <w:rPr>
                <w:sz w:val="24"/>
                <w:szCs w:val="24"/>
              </w:rPr>
              <w:t>)</w:t>
            </w:r>
          </w:p>
        </w:tc>
      </w:tr>
    </w:tbl>
    <w:p w14:paraId="34EF3C61" w14:textId="77777777" w:rsidR="00F029B7" w:rsidRDefault="00F029B7" w:rsidP="00F029B7">
      <w:pPr>
        <w:pStyle w:val="NoSpacing"/>
        <w:rPr>
          <w:rFonts w:ascii="Times New Roman" w:hAnsi="Times New Roman" w:cs="Times New Roman"/>
          <w:sz w:val="24"/>
          <w:szCs w:val="24"/>
        </w:rPr>
      </w:pPr>
    </w:p>
    <w:p w14:paraId="58EC2376" w14:textId="0255164A" w:rsidR="00F029B7" w:rsidRDefault="00F029B7" w:rsidP="00F029B7">
      <w:pPr>
        <w:pStyle w:val="NoSpacing"/>
        <w:rPr>
          <w:rFonts w:ascii="Times New Roman" w:hAnsi="Times New Roman" w:cs="Times New Roman"/>
          <w:sz w:val="24"/>
          <w:szCs w:val="24"/>
        </w:rPr>
      </w:pPr>
      <w:r w:rsidRPr="00B4207D">
        <w:rPr>
          <w:rFonts w:ascii="Times New Roman" w:hAnsi="Times New Roman" w:cs="Times New Roman"/>
          <w:sz w:val="24"/>
          <w:szCs w:val="24"/>
        </w:rPr>
        <w:t xml:space="preserve">While the mean of the unconditional expectation of </w:t>
      </w:r>
      <m:oMath>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ij</m:t>
            </m:r>
          </m:sub>
          <m:sup>
            <m:r>
              <w:rPr>
                <w:rFonts w:ascii="Cambria Math" w:hAnsi="Cambria Math" w:cs="Times New Roman"/>
                <w:sz w:val="24"/>
                <w:szCs w:val="24"/>
              </w:rPr>
              <m:t>f</m:t>
            </m:r>
          </m:sup>
        </m:sSubSup>
        <m:r>
          <w:rPr>
            <w:rFonts w:ascii="Cambria Math" w:hAnsi="Cambria Math" w:cs="Times New Roman"/>
            <w:sz w:val="24"/>
            <w:szCs w:val="24"/>
          </w:rPr>
          <m:t xml:space="preserve"> </m:t>
        </m:r>
      </m:oMath>
      <w:r w:rsidRPr="00B4207D">
        <w:rPr>
          <w:rFonts w:ascii="Times New Roman" w:hAnsi="Times New Roman" w:cs="Times New Roman"/>
          <w:sz w:val="24"/>
          <w:szCs w:val="24"/>
        </w:rPr>
        <w:t xml:space="preserve">is zero, the conditional mean is not. If we interpret </w:t>
      </w:r>
      <m:oMath>
        <m:sSub>
          <m:sSubPr>
            <m:ctrlPr>
              <w:rPr>
                <w:rFonts w:ascii="Cambria Math"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r>
          <w:rPr>
            <w:rFonts w:ascii="Cambria Math" w:hAnsi="Cambria Math" w:cs="Times New Roman"/>
            <w:sz w:val="24"/>
            <w:szCs w:val="24"/>
          </w:rPr>
          <m:t xml:space="preserve"> </m:t>
        </m:r>
      </m:oMath>
      <w:r w:rsidRPr="00B4207D">
        <w:rPr>
          <w:rFonts w:ascii="Times New Roman" w:hAnsi="Times New Roman" w:cs="Times New Roman"/>
          <w:sz w:val="24"/>
          <w:szCs w:val="24"/>
        </w:rPr>
        <w:t>as a</w:t>
      </w:r>
      <w:r w:rsidR="007A785B">
        <w:rPr>
          <w:rFonts w:ascii="Times New Roman" w:hAnsi="Times New Roman" w:cs="Times New Roman"/>
          <w:sz w:val="24"/>
          <w:szCs w:val="24"/>
        </w:rPr>
        <w:t>n</w:t>
      </w:r>
      <w:r w:rsidRPr="00B4207D">
        <w:rPr>
          <w:rFonts w:ascii="Times New Roman" w:hAnsi="Times New Roman" w:cs="Times New Roman"/>
          <w:sz w:val="24"/>
          <w:szCs w:val="24"/>
        </w:rPr>
        <w:t xml:space="preserve"> </w:t>
      </w:r>
      <w:r w:rsidR="009B7147">
        <w:rPr>
          <w:rFonts w:ascii="Times New Roman" w:hAnsi="Times New Roman" w:cs="Times New Roman"/>
          <w:sz w:val="24"/>
          <w:szCs w:val="24"/>
        </w:rPr>
        <w:t>area</w:t>
      </w:r>
      <w:r w:rsidRPr="00B4207D">
        <w:rPr>
          <w:rFonts w:ascii="Times New Roman" w:hAnsi="Times New Roman" w:cs="Times New Roman"/>
          <w:sz w:val="24"/>
          <w:szCs w:val="24"/>
        </w:rPr>
        <w:t>-specific average, observed catches will deviate from the average at a</w:t>
      </w:r>
      <w:r w:rsidR="007A785B">
        <w:rPr>
          <w:rFonts w:ascii="Times New Roman" w:hAnsi="Times New Roman" w:cs="Times New Roman"/>
          <w:sz w:val="24"/>
          <w:szCs w:val="24"/>
        </w:rPr>
        <w:t>n</w:t>
      </w:r>
      <w:r w:rsidRPr="00B4207D">
        <w:rPr>
          <w:rFonts w:ascii="Times New Roman" w:hAnsi="Times New Roman" w:cs="Times New Roman"/>
          <w:sz w:val="24"/>
          <w:szCs w:val="24"/>
        </w:rPr>
        <w:t xml:space="preserve"> </w:t>
      </w:r>
      <w:r w:rsidR="009B7147">
        <w:rPr>
          <w:rFonts w:ascii="Times New Roman" w:hAnsi="Times New Roman" w:cs="Times New Roman"/>
          <w:sz w:val="24"/>
          <w:szCs w:val="24"/>
        </w:rPr>
        <w:t>area</w:t>
      </w:r>
      <w:r w:rsidRPr="00B4207D">
        <w:rPr>
          <w:rFonts w:ascii="Times New Roman" w:hAnsi="Times New Roman" w:cs="Times New Roman"/>
          <w:sz w:val="24"/>
          <w:szCs w:val="24"/>
        </w:rPr>
        <w:t xml:space="preserve"> equal to a selection bias term</w:t>
      </w:r>
      <m:oMath>
        <m:r>
          <w:rPr>
            <w:rFonts w:ascii="Cambria Math" w:hAnsi="Cambria Math" w:cs="Times New Roman"/>
            <w:sz w:val="24"/>
            <w:szCs w:val="24"/>
          </w:rPr>
          <m:t xml:space="preserve"> E</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ij</m:t>
                </m:r>
              </m:sub>
              <m:sup>
                <m:r>
                  <w:rPr>
                    <w:rFonts w:ascii="Cambria Math" w:hAnsi="Cambria Math" w:cs="Times New Roman"/>
                    <w:sz w:val="24"/>
                    <w:szCs w:val="24"/>
                  </w:rPr>
                  <m:t>f</m:t>
                </m:r>
              </m:sup>
            </m:sSubSup>
          </m:e>
        </m:d>
        <m:r>
          <w:rPr>
            <w:rFonts w:ascii="Cambria Math" w:hAnsi="Cambria Math" w:cs="Times New Roman"/>
            <w:sz w:val="24"/>
            <w:szCs w:val="24"/>
          </w:rPr>
          <m:t xml:space="preserve">observe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m:t>
        </m:r>
      </m:oMath>
      <w:r w:rsidRPr="00B4207D">
        <w:rPr>
          <w:rFonts w:ascii="Times New Roman" w:hAnsi="Times New Roman" w:cs="Times New Roman"/>
          <w:sz w:val="24"/>
          <w:szCs w:val="24"/>
        </w:rPr>
        <w:t xml:space="preserve">. </w:t>
      </w:r>
      <w:r w:rsidR="00E9211D">
        <w:rPr>
          <w:rFonts w:ascii="Times New Roman" w:hAnsi="Times New Roman" w:cs="Times New Roman"/>
          <w:sz w:val="24"/>
          <w:szCs w:val="24"/>
        </w:rPr>
        <w:t>The resulting fishery-dependent data are more likely to be characterized by observations with larger catches, relative to a randomized site sampling (i.e., a scientific survey</w:t>
      </w:r>
      <w:r w:rsidR="00EF0578">
        <w:rPr>
          <w:rFonts w:ascii="Times New Roman" w:hAnsi="Times New Roman" w:cs="Times New Roman"/>
          <w:sz w:val="24"/>
          <w:szCs w:val="24"/>
        </w:rPr>
        <w:t xml:space="preserve"> or uninformed fisher</w:t>
      </w:r>
      <w:r w:rsidR="00E9211D">
        <w:rPr>
          <w:rFonts w:ascii="Times New Roman" w:hAnsi="Times New Roman" w:cs="Times New Roman"/>
          <w:sz w:val="24"/>
          <w:szCs w:val="24"/>
        </w:rPr>
        <w:t>).</w:t>
      </w:r>
      <w:del w:id="450" w:author="Allen.Chen" w:date="2025-03-06T17:02:00Z">
        <w:r w:rsidR="00EF0578" w:rsidDel="00D46A87">
          <w:rPr>
            <w:rStyle w:val="FootnoteReference"/>
            <w:rFonts w:ascii="Times New Roman" w:hAnsi="Times New Roman" w:cs="Times New Roman"/>
            <w:sz w:val="24"/>
            <w:szCs w:val="24"/>
          </w:rPr>
          <w:footnoteReference w:id="15"/>
        </w:r>
      </w:del>
      <w:ins w:id="453" w:author="Allen.Chen" w:date="2025-03-06T17:02:00Z">
        <w:r w:rsidR="00D46A87">
          <w:rPr>
            <w:rFonts w:ascii="Times New Roman" w:hAnsi="Times New Roman" w:cs="Times New Roman"/>
            <w:sz w:val="24"/>
            <w:szCs w:val="24"/>
          </w:rPr>
          <w:t xml:space="preserve"> </w:t>
        </w:r>
        <w:r w:rsidR="00D46A87" w:rsidRPr="00EF0578">
          <w:rPr>
            <w:rFonts w:ascii="Times New Roman" w:hAnsi="Times New Roman" w:cs="Times New Roman"/>
            <w:sz w:val="24"/>
            <w:szCs w:val="24"/>
          </w:rPr>
          <w:t>Scientific surveys usually follow some semi-deterministic sampling plan, but with a design to avoid statistical bias.</w:t>
        </w:r>
      </w:ins>
    </w:p>
    <w:p w14:paraId="3A136C10" w14:textId="4C06FFAE" w:rsidR="00137702" w:rsidRDefault="00137702" w:rsidP="00F029B7">
      <w:pPr>
        <w:pStyle w:val="NoSpacing"/>
        <w:rPr>
          <w:rFonts w:ascii="Times New Roman" w:hAnsi="Times New Roman" w:cs="Times New Roman"/>
          <w:sz w:val="24"/>
          <w:szCs w:val="24"/>
        </w:rPr>
      </w:pPr>
    </w:p>
    <w:p w14:paraId="45512A86" w14:textId="0A0FD044" w:rsidR="00F029B7" w:rsidRPr="00B4207D" w:rsidRDefault="009C7D98" w:rsidP="003A36FF">
      <w:pPr>
        <w:pStyle w:val="NoSpacing"/>
        <w:rPr>
          <w:rFonts w:ascii="Times New Roman" w:hAnsi="Times New Roman" w:cs="Times New Roman"/>
          <w:sz w:val="24"/>
          <w:szCs w:val="24"/>
        </w:rPr>
      </w:pPr>
      <w:ins w:id="454" w:author="Allen.Chen" w:date="2025-03-11T16:52:00Z">
        <w:r>
          <w:rPr>
            <w:rFonts w:ascii="Times New Roman" w:eastAsiaTheme="minorEastAsia" w:hAnsi="Times New Roman" w:cs="Times New Roman"/>
            <w:sz w:val="24"/>
            <w:szCs w:val="24"/>
          </w:rPr>
          <w:t>If an analyst could derive unbiased estimates of</w:t>
        </w:r>
        <m:oMath>
          <m:r>
            <w:rPr>
              <w:rFonts w:ascii="Cambria Math" w:eastAsiaTheme="minorEastAsia" w:hAnsi="Cambria Math" w:cs="Times New Roman"/>
              <w:sz w:val="24"/>
              <w:szCs w:val="24"/>
            </w:rPr>
            <m:t xml:space="preserve"> </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e>
          </m:acc>
        </m:oMath>
        <w:r>
          <w:rPr>
            <w:rFonts w:ascii="Times New Roman" w:eastAsiaTheme="minorEastAsia" w:hAnsi="Times New Roman" w:cs="Times New Roman"/>
            <w:sz w:val="24"/>
            <w:szCs w:val="24"/>
          </w:rPr>
          <w:t>, they could predict catches and create an abundance index using some weighted sum over areas, for example. However, in this case, i</w:t>
        </w:r>
      </w:ins>
      <w:moveFromRangeStart w:id="455" w:author="Allen.Chen" w:date="2025-03-10T14:06:00Z" w:name="move192507978"/>
      <w:moveFrom w:id="456" w:author="Allen.Chen" w:date="2025-03-10T14:06:00Z">
        <w:r w:rsidR="001D1F77" w:rsidDel="00656922">
          <w:rPr>
            <w:rFonts w:ascii="Times New Roman" w:hAnsi="Times New Roman" w:cs="Times New Roman"/>
            <w:sz w:val="24"/>
            <w:szCs w:val="24"/>
          </w:rPr>
          <w:t xml:space="preserve">To </w:t>
        </w:r>
        <w:r w:rsidR="001D1F77" w:rsidDel="00656922">
          <w:rPr>
            <w:rFonts w:ascii="Times New Roman" w:hAnsi="Times New Roman" w:cs="Times New Roman"/>
            <w:sz w:val="24"/>
            <w:szCs w:val="24"/>
          </w:rPr>
          <w:lastRenderedPageBreak/>
          <w:t>obtain unbiased estimates of</w:t>
        </w:r>
        <m:oMath>
          <m:r>
            <w:rPr>
              <w:rFonts w:ascii="Cambria Math" w:hAnsi="Cambria Math" w:cs="Times New Roman"/>
              <w:sz w:val="24"/>
              <w:szCs w:val="24"/>
            </w:rPr>
            <m:t xml:space="preserve"> </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e>
          </m:acc>
        </m:oMath>
        <w:r w:rsidR="001D1F77" w:rsidDel="00656922">
          <w:rPr>
            <w:rFonts w:ascii="Times New Roman" w:eastAsiaTheme="minorEastAsia" w:hAnsi="Times New Roman" w:cs="Times New Roman"/>
            <w:sz w:val="24"/>
            <w:szCs w:val="24"/>
          </w:rPr>
          <w:t xml:space="preserve">, </w:t>
        </w:r>
      </w:moveFrom>
      <w:moveFromRangeEnd w:id="455"/>
      <w:ins w:id="457" w:author="Allen.Chen" w:date="2025-03-11T16:51:00Z">
        <w:r>
          <w:rPr>
            <w:rFonts w:ascii="Times New Roman" w:eastAsiaTheme="minorEastAsia" w:hAnsi="Times New Roman" w:cs="Times New Roman"/>
            <w:sz w:val="24"/>
            <w:szCs w:val="24"/>
          </w:rPr>
          <w:t xml:space="preserve">f </w:t>
        </w:r>
      </w:ins>
      <w:r w:rsidR="008E369B">
        <w:rPr>
          <w:rFonts w:ascii="Times New Roman" w:eastAsiaTheme="minorEastAsia" w:hAnsi="Times New Roman" w:cs="Times New Roman"/>
          <w:sz w:val="24"/>
          <w:szCs w:val="24"/>
        </w:rPr>
        <w:t xml:space="preserve">analysts </w:t>
      </w:r>
      <w:del w:id="458" w:author="Allen.Chen" w:date="2025-03-10T14:05:00Z">
        <w:r w:rsidR="008E369B" w:rsidDel="00656922">
          <w:rPr>
            <w:rFonts w:ascii="Times New Roman" w:eastAsiaTheme="minorEastAsia" w:hAnsi="Times New Roman" w:cs="Times New Roman"/>
            <w:sz w:val="24"/>
            <w:szCs w:val="24"/>
          </w:rPr>
          <w:delText xml:space="preserve">cannot </w:delText>
        </w:r>
      </w:del>
      <w:r w:rsidR="008E369B">
        <w:rPr>
          <w:rFonts w:ascii="Times New Roman" w:eastAsiaTheme="minorEastAsia" w:hAnsi="Times New Roman" w:cs="Times New Roman"/>
          <w:sz w:val="24"/>
          <w:szCs w:val="24"/>
        </w:rPr>
        <w:t>regress</w:t>
      </w:r>
      <w:ins w:id="459" w:author="Allen.Chen" w:date="2025-03-11T16:52:00Z">
        <w:r>
          <w:rPr>
            <w:rFonts w:ascii="Times New Roman" w:eastAsiaTheme="minorEastAsia" w:hAnsi="Times New Roman" w:cs="Times New Roman"/>
            <w:sz w:val="24"/>
            <w:szCs w:val="24"/>
          </w:rPr>
          <w:t>ed</w:t>
        </w:r>
      </w:ins>
      <w:r w:rsidR="008E369B">
        <w:rPr>
          <w:rFonts w:ascii="Times New Roman" w:eastAsiaTheme="minorEastAsia" w:hAnsi="Times New Roman" w:cs="Times New Roman"/>
          <w:sz w:val="24"/>
          <w:szCs w:val="24"/>
        </w:rPr>
        <w:t xml:space="preserve"> observed covariates </w:t>
      </w:r>
      <m:oMath>
        <m:sSub>
          <m:sSubPr>
            <m:ctrlPr>
              <w:rPr>
                <w:rFonts w:ascii="Cambria Math"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oMath>
      <w:r w:rsidR="008E369B">
        <w:rPr>
          <w:rFonts w:ascii="Times New Roman" w:eastAsiaTheme="minorEastAsia" w:hAnsi="Times New Roman" w:cs="Times New Roman"/>
          <w:sz w:val="24"/>
          <w:szCs w:val="24"/>
        </w:rPr>
        <w:t xml:space="preserve"> on observed catches,</w:t>
      </w:r>
      <w:ins w:id="460" w:author="Allen.Chen" w:date="2025-03-10T14:06:00Z">
        <w:r w:rsidR="00656922">
          <w:rPr>
            <w:rFonts w:ascii="Times New Roman" w:eastAsiaTheme="minorEastAsia" w:hAnsi="Times New Roman" w:cs="Times New Roman"/>
            <w:sz w:val="24"/>
            <w:szCs w:val="24"/>
          </w:rPr>
          <w:t xml:space="preserve"> they risk obtaining </w:t>
        </w:r>
      </w:ins>
      <w:moveToRangeStart w:id="461" w:author="Allen.Chen" w:date="2025-03-10T14:06:00Z" w:name="move192507978"/>
      <w:moveTo w:id="462" w:author="Allen.Chen" w:date="2025-03-10T14:06:00Z">
        <w:del w:id="463" w:author="Allen.Chen" w:date="2025-03-10T14:06:00Z">
          <w:r w:rsidR="00656922" w:rsidDel="00656922">
            <w:rPr>
              <w:rFonts w:ascii="Times New Roman" w:hAnsi="Times New Roman" w:cs="Times New Roman"/>
              <w:sz w:val="24"/>
              <w:szCs w:val="24"/>
            </w:rPr>
            <w:delText>To obtain un</w:delText>
          </w:r>
        </w:del>
        <w:r w:rsidR="00656922">
          <w:rPr>
            <w:rFonts w:ascii="Times New Roman" w:hAnsi="Times New Roman" w:cs="Times New Roman"/>
            <w:sz w:val="24"/>
            <w:szCs w:val="24"/>
          </w:rPr>
          <w:t>biased estimates of</w:t>
        </w:r>
        <m:oMath>
          <m:r>
            <w:rPr>
              <w:rFonts w:ascii="Cambria Math" w:hAnsi="Cambria Math" w:cs="Times New Roman"/>
              <w:sz w:val="24"/>
              <w:szCs w:val="24"/>
            </w:rPr>
            <m:t xml:space="preserve"> </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e>
          </m:acc>
        </m:oMath>
        <w:r w:rsidR="00656922">
          <w:rPr>
            <w:rFonts w:ascii="Times New Roman" w:eastAsiaTheme="minorEastAsia" w:hAnsi="Times New Roman" w:cs="Times New Roman"/>
            <w:sz w:val="24"/>
            <w:szCs w:val="24"/>
          </w:rPr>
          <w:t xml:space="preserve">, </w:t>
        </w:r>
      </w:moveTo>
      <w:moveToRangeEnd w:id="461"/>
      <w:del w:id="464" w:author="Allen.Chen" w:date="2025-03-10T14:06:00Z">
        <w:r w:rsidR="008E369B" w:rsidDel="00656922">
          <w:rPr>
            <w:rFonts w:ascii="Times New Roman" w:eastAsiaTheme="minorEastAsia" w:hAnsi="Times New Roman" w:cs="Times New Roman"/>
            <w:sz w:val="24"/>
            <w:szCs w:val="24"/>
          </w:rPr>
          <w:delText xml:space="preserve"> </w:delText>
        </w:r>
      </w:del>
      <w:r w:rsidR="008E369B">
        <w:rPr>
          <w:rFonts w:ascii="Times New Roman" w:eastAsiaTheme="minorEastAsia" w:hAnsi="Times New Roman" w:cs="Times New Roman"/>
          <w:sz w:val="24"/>
          <w:szCs w:val="24"/>
        </w:rPr>
        <w:t xml:space="preserve">as the sample of observed catches is biased </w:t>
      </w:r>
      <w:r w:rsidR="00747643">
        <w:rPr>
          <w:rFonts w:ascii="Times New Roman" w:eastAsiaTheme="minorEastAsia" w:hAnsi="Times New Roman" w:cs="Times New Roman"/>
          <w:sz w:val="24"/>
          <w:szCs w:val="24"/>
        </w:rPr>
        <w:t>(</w:t>
      </w:r>
      <w:r w:rsidR="008E369B">
        <w:rPr>
          <w:rFonts w:ascii="Times New Roman" w:eastAsiaTheme="minorEastAsia" w:hAnsi="Times New Roman" w:cs="Times New Roman"/>
          <w:sz w:val="24"/>
          <w:szCs w:val="24"/>
        </w:rPr>
        <w:t>equation 6</w:t>
      </w:r>
      <w:r w:rsidR="00747643">
        <w:rPr>
          <w:rFonts w:ascii="Times New Roman" w:eastAsiaTheme="minorEastAsia" w:hAnsi="Times New Roman" w:cs="Times New Roman"/>
          <w:sz w:val="24"/>
          <w:szCs w:val="24"/>
        </w:rPr>
        <w:t>)</w:t>
      </w:r>
      <w:r w:rsidR="008E369B">
        <w:rPr>
          <w:rFonts w:ascii="Times New Roman" w:eastAsiaTheme="minorEastAsia" w:hAnsi="Times New Roman" w:cs="Times New Roman"/>
          <w:sz w:val="24"/>
          <w:szCs w:val="24"/>
        </w:rPr>
        <w:t xml:space="preserve">. This would bias </w:t>
      </w:r>
      <w:r w:rsidR="008E369B">
        <w:rPr>
          <w:rFonts w:ascii="Times New Roman" w:hAnsi="Times New Roman" w:cs="Times New Roman"/>
          <w:sz w:val="24"/>
          <w:szCs w:val="24"/>
        </w:rPr>
        <w:t xml:space="preserve">estimates of </w:t>
      </w:r>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e>
        </m:acc>
      </m:oMath>
      <w:r w:rsidR="008E369B">
        <w:rPr>
          <w:rFonts w:ascii="Times New Roman" w:eastAsiaTheme="minorEastAsia" w:hAnsi="Times New Roman" w:cs="Times New Roman"/>
          <w:sz w:val="24"/>
          <w:szCs w:val="24"/>
        </w:rPr>
        <w:t xml:space="preserve"> as well. A correction function approach (Dahl 2002) allows us to approximate the conditional error as a polynomial function</w:t>
      </w:r>
      <w:r w:rsidR="00747643">
        <w:rPr>
          <w:rFonts w:ascii="Times New Roman" w:eastAsiaTheme="minorEastAsia" w:hAnsi="Times New Roman" w:cs="Times New Roman"/>
          <w:sz w:val="24"/>
          <w:szCs w:val="24"/>
        </w:rPr>
        <w:t xml:space="preserve">. This </w:t>
      </w:r>
      <w:r w:rsidR="00F029B7" w:rsidRPr="00B4207D">
        <w:rPr>
          <w:rFonts w:ascii="Times New Roman" w:hAnsi="Times New Roman" w:cs="Times New Roman"/>
          <w:sz w:val="24"/>
          <w:szCs w:val="24"/>
        </w:rPr>
        <w:t xml:space="preserve">allows consistent estimation of the remaining parameters in the catch equation. Specifically, </w:t>
      </w:r>
      <w:r w:rsidR="00747643">
        <w:rPr>
          <w:rFonts w:ascii="Times New Roman" w:hAnsi="Times New Roman" w:cs="Times New Roman"/>
          <w:sz w:val="24"/>
          <w:szCs w:val="24"/>
        </w:rPr>
        <w:t xml:space="preserve">the polynomial is a function of the probability of visiting </w:t>
      </w:r>
      <w:del w:id="465" w:author="Allen.Chen" w:date="2025-03-10T14:06:00Z">
        <w:r w:rsidR="00747643" w:rsidDel="00656922">
          <w:rPr>
            <w:rFonts w:ascii="Times New Roman" w:hAnsi="Times New Roman" w:cs="Times New Roman"/>
            <w:sz w:val="24"/>
            <w:szCs w:val="24"/>
          </w:rPr>
          <w:delText>a</w:delText>
        </w:r>
      </w:del>
      <w:ins w:id="466" w:author="Allen.Chen" w:date="2025-03-10T14:06:00Z">
        <w:r w:rsidR="00656922">
          <w:rPr>
            <w:rFonts w:ascii="Times New Roman" w:hAnsi="Times New Roman" w:cs="Times New Roman"/>
            <w:sz w:val="24"/>
            <w:szCs w:val="24"/>
          </w:rPr>
          <w:t>an</w:t>
        </w:r>
      </w:ins>
      <w:r w:rsidR="00747643">
        <w:rPr>
          <w:rFonts w:ascii="Times New Roman" w:hAnsi="Times New Roman" w:cs="Times New Roman"/>
          <w:sz w:val="24"/>
          <w:szCs w:val="24"/>
        </w:rPr>
        <w:t xml:space="preserve"> </w:t>
      </w:r>
      <w:r w:rsidR="00DF5C37">
        <w:rPr>
          <w:rFonts w:ascii="Times New Roman" w:hAnsi="Times New Roman" w:cs="Times New Roman"/>
          <w:sz w:val="24"/>
          <w:szCs w:val="24"/>
        </w:rPr>
        <w:t>area</w:t>
      </w:r>
      <w:r w:rsidR="00747643">
        <w:rPr>
          <w:rFonts w:ascii="Times New Roman" w:hAnsi="Times New Roman" w:cs="Times New Roman"/>
          <w:sz w:val="24"/>
          <w:szCs w:val="24"/>
        </w:rPr>
        <w:t xml:space="preserve"> and observing the catch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ijk</m:t>
            </m:r>
          </m:sub>
        </m:sSub>
        <m:r>
          <w:rPr>
            <w:rFonts w:ascii="Cambria Math" w:eastAsiaTheme="minorEastAsia" w:hAnsi="Cambria Math"/>
            <w:sz w:val="24"/>
            <w:szCs w:val="24"/>
          </w:rPr>
          <m:t>)</m:t>
        </m:r>
      </m:oMath>
      <w:r w:rsidR="00747643">
        <w:rPr>
          <w:rFonts w:ascii="Times New Roman" w:hAnsi="Times New Roman" w:cs="Times New Roman"/>
          <w:sz w:val="24"/>
          <w:szCs w:val="24"/>
        </w:rPr>
        <w:t xml:space="preserve">, where </w:t>
      </w:r>
      <m:oMath>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β</m:t>
            </m:r>
          </m:e>
          <m:sub>
            <m:r>
              <w:rPr>
                <w:rFonts w:ascii="Cambria Math" w:eastAsiaTheme="minorEastAsia" w:hAnsi="Cambria Math"/>
                <w:sz w:val="24"/>
                <w:szCs w:val="24"/>
              </w:rPr>
              <m:t>prob</m:t>
            </m:r>
          </m:sub>
        </m:sSub>
      </m:oMath>
      <w:r w:rsidR="00747643">
        <w:rPr>
          <w:rFonts w:ascii="Times New Roman" w:eastAsiaTheme="minorEastAsia" w:hAnsi="Times New Roman" w:cs="Times New Roman"/>
          <w:sz w:val="24"/>
          <w:szCs w:val="24"/>
        </w:rPr>
        <w:t xml:space="preserve"> is a vector of coefficients to be estimated that corresponds to each term of the polynomial. F</w:t>
      </w:r>
      <w:r w:rsidR="00111743">
        <w:rPr>
          <w:rFonts w:ascii="Times New Roman" w:eastAsiaTheme="minorEastAsia" w:hAnsi="Times New Roman" w:cs="Times New Roman"/>
          <w:sz w:val="24"/>
          <w:szCs w:val="24"/>
        </w:rPr>
        <w:t xml:space="preserve">or example, a second-order polynomial for a fisher who moved to </w:t>
      </w:r>
      <w:r w:rsidR="00DF5C37">
        <w:rPr>
          <w:rFonts w:ascii="Times New Roman" w:eastAsiaTheme="minorEastAsia" w:hAnsi="Times New Roman" w:cs="Times New Roman"/>
          <w:sz w:val="24"/>
          <w:szCs w:val="24"/>
        </w:rPr>
        <w:t>area</w:t>
      </w:r>
      <w:r w:rsidR="00111743">
        <w:rPr>
          <w:rFonts w:ascii="Times New Roman" w:eastAsiaTheme="minorEastAsia" w:hAnsi="Times New Roman" w:cs="Times New Roman"/>
          <w:sz w:val="24"/>
          <w:szCs w:val="24"/>
        </w:rPr>
        <w:t xml:space="preserve"> </w:t>
      </w:r>
      <w:r w:rsidR="00111743">
        <w:rPr>
          <w:rFonts w:ascii="Times New Roman" w:eastAsiaTheme="minorEastAsia" w:hAnsi="Times New Roman" w:cs="Times New Roman"/>
          <w:i/>
          <w:sz w:val="24"/>
          <w:szCs w:val="24"/>
        </w:rPr>
        <w:t xml:space="preserve">j </w:t>
      </w:r>
      <w:ins w:id="467" w:author="Allen.Chen" w:date="2025-03-10T14:16:00Z">
        <w:r w:rsidR="00B46B95">
          <w:rPr>
            <w:rFonts w:ascii="Times New Roman" w:eastAsiaTheme="minorEastAsia" w:hAnsi="Times New Roman" w:cs="Times New Roman"/>
            <w:sz w:val="24"/>
            <w:szCs w:val="24"/>
          </w:rPr>
          <w:t xml:space="preserve">from area </w:t>
        </w:r>
        <w:r w:rsidR="00B46B95">
          <w:rPr>
            <w:rFonts w:ascii="Times New Roman" w:eastAsiaTheme="minorEastAsia" w:hAnsi="Times New Roman" w:cs="Times New Roman"/>
            <w:i/>
            <w:sz w:val="24"/>
            <w:szCs w:val="24"/>
          </w:rPr>
          <w:t xml:space="preserve">k </w:t>
        </w:r>
      </w:ins>
      <w:r w:rsidR="00111743" w:rsidRPr="00281DE9">
        <w:rPr>
          <w:rFonts w:ascii="Times New Roman" w:eastAsiaTheme="minorEastAsia" w:hAnsi="Times New Roman" w:cs="Times New Roman"/>
          <w:sz w:val="24"/>
          <w:szCs w:val="24"/>
        </w:rPr>
        <w:t>might</w:t>
      </w:r>
      <w:r w:rsidR="00111743">
        <w:rPr>
          <w:rFonts w:ascii="Times New Roman" w:eastAsiaTheme="minorEastAsia" w:hAnsi="Times New Roman" w:cs="Times New Roman"/>
          <w:sz w:val="24"/>
          <w:szCs w:val="24"/>
        </w:rPr>
        <w:t xml:space="preserve"> be written as</w:t>
      </w:r>
      <m:oMath>
        <m:r>
          <w:rPr>
            <w:rFonts w:ascii="Cambria Math" w:eastAsiaTheme="minorEastAsia" w:hAnsi="Cambria Math" w:cs="Times New Roman"/>
            <w:sz w:val="24"/>
            <w:szCs w:val="24"/>
          </w:rPr>
          <m:t xml:space="preserve"> </m:t>
        </m:r>
        <m:r>
          <w:ins w:id="468" w:author="Allen.Chen" w:date="2025-03-11T16:55:00Z">
            <w:rPr>
              <w:rFonts w:ascii="Cambria Math" w:eastAsiaTheme="minorEastAsia" w:hAnsi="Cambria Math"/>
              <w:sz w:val="24"/>
              <w:szCs w:val="24"/>
            </w:rPr>
            <m:t>η</m:t>
          </w:ins>
        </m:r>
        <m:d>
          <m:dPr>
            <m:ctrlPr>
              <w:ins w:id="469" w:author="Allen.Chen" w:date="2025-03-11T16:55:00Z">
                <w:rPr>
                  <w:rFonts w:ascii="Cambria Math" w:eastAsiaTheme="minorEastAsia" w:hAnsi="Cambria Math"/>
                  <w:i/>
                  <w:sz w:val="24"/>
                  <w:szCs w:val="24"/>
                </w:rPr>
              </w:ins>
            </m:ctrlPr>
          </m:dPr>
          <m:e>
            <m:sSub>
              <m:sSubPr>
                <m:ctrlPr>
                  <w:ins w:id="470" w:author="Allen.Chen" w:date="2025-03-11T16:55:00Z">
                    <w:rPr>
                      <w:rFonts w:ascii="Cambria Math" w:eastAsiaTheme="minorEastAsia" w:hAnsi="Cambria Math"/>
                      <w:i/>
                      <w:sz w:val="24"/>
                      <w:szCs w:val="24"/>
                    </w:rPr>
                  </w:ins>
                </m:ctrlPr>
              </m:sSubPr>
              <m:e>
                <m:r>
                  <w:ins w:id="471" w:author="Allen.Chen" w:date="2025-03-11T16:55:00Z">
                    <w:rPr>
                      <w:rFonts w:ascii="Cambria Math" w:eastAsiaTheme="minorEastAsia" w:hAnsi="Cambria Math"/>
                      <w:sz w:val="24"/>
                      <w:szCs w:val="24"/>
                    </w:rPr>
                    <m:t>p</m:t>
                  </w:ins>
                </m:r>
              </m:e>
              <m:sub>
                <m:r>
                  <w:ins w:id="472" w:author="Allen.Chen" w:date="2025-03-11T16:55:00Z">
                    <w:rPr>
                      <w:rFonts w:ascii="Cambria Math" w:eastAsiaTheme="minorEastAsia" w:hAnsi="Cambria Math"/>
                      <w:sz w:val="24"/>
                      <w:szCs w:val="24"/>
                    </w:rPr>
                    <m:t>ijk</m:t>
                  </w:ins>
                </m:r>
              </m:sub>
            </m:sSub>
            <m:r>
              <w:ins w:id="473" w:author="Allen.Chen" w:date="2025-03-11T16:55:00Z">
                <w:rPr>
                  <w:rFonts w:ascii="Cambria Math" w:eastAsiaTheme="minorEastAsia" w:hAnsi="Cambria Math"/>
                  <w:sz w:val="24"/>
                  <w:szCs w:val="24"/>
                </w:rPr>
                <m:t>,</m:t>
              </w:ins>
            </m:r>
            <m:sSub>
              <m:sSubPr>
                <m:ctrlPr>
                  <w:ins w:id="474" w:author="Allen.Chen" w:date="2025-03-11T16:55:00Z">
                    <w:rPr>
                      <w:rFonts w:ascii="Cambria Math" w:eastAsiaTheme="minorEastAsia" w:hAnsi="Cambria Math"/>
                      <w:i/>
                      <w:sz w:val="24"/>
                      <w:szCs w:val="24"/>
                    </w:rPr>
                  </w:ins>
                </m:ctrlPr>
              </m:sSubPr>
              <m:e>
                <m:r>
                  <w:ins w:id="475" w:author="Allen.Chen" w:date="2025-03-11T16:55:00Z">
                    <m:rPr>
                      <m:sty m:val="bi"/>
                    </m:rPr>
                    <w:rPr>
                      <w:rFonts w:ascii="Cambria Math" w:eastAsiaTheme="minorEastAsia" w:hAnsi="Cambria Math"/>
                      <w:sz w:val="24"/>
                      <w:szCs w:val="24"/>
                    </w:rPr>
                    <m:t>β</m:t>
                  </w:ins>
                </m:r>
              </m:e>
              <m:sub>
                <m:r>
                  <w:ins w:id="476" w:author="Allen.Chen" w:date="2025-03-11T16:55:00Z">
                    <w:rPr>
                      <w:rFonts w:ascii="Cambria Math" w:eastAsiaTheme="minorEastAsia" w:hAnsi="Cambria Math"/>
                      <w:sz w:val="24"/>
                      <w:szCs w:val="24"/>
                    </w:rPr>
                    <m:t>prob</m:t>
                  </w:ins>
                </m:r>
              </m:sub>
            </m:sSub>
          </m:e>
        </m:d>
        <m:r>
          <w:ins w:id="477" w:author="Allen.Chen" w:date="2025-03-11T16:55:00Z">
            <w:rPr>
              <w:rFonts w:ascii="Cambria Math" w:eastAsiaTheme="minorEastAsia" w:hAnsi="Cambria Math"/>
              <w:sz w:val="24"/>
              <w:szCs w:val="24"/>
            </w:rPr>
            <m:t xml:space="preserve">= </m:t>
          </w:ins>
        </m:r>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prob1</m:t>
                    </m:r>
                  </m:sub>
                </m:sSub>
              </m:e>
              <m:sub>
                <m:r>
                  <w:rPr>
                    <w:rFonts w:ascii="Cambria Math" w:eastAsiaTheme="minorEastAsia" w:hAnsi="Cambria Math"/>
                    <w:sz w:val="24"/>
                    <w:szCs w:val="24"/>
                  </w:rPr>
                  <m:t>1</m:t>
                </m:r>
              </m:sub>
            </m:sSub>
            <m:r>
              <w:rPr>
                <w:rFonts w:ascii="Cambria Math" w:eastAsiaTheme="minorEastAsia" w:hAnsi="Cambria Math"/>
                <w:sz w:val="24"/>
                <w:szCs w:val="24"/>
              </w:rPr>
              <m:t>p</m:t>
            </m:r>
          </m:e>
          <m:sub>
            <m:r>
              <w:rPr>
                <w:rFonts w:ascii="Cambria Math" w:eastAsiaTheme="minorEastAsia" w:hAnsi="Cambria Math"/>
                <w:sz w:val="24"/>
                <w:szCs w:val="24"/>
              </w:rPr>
              <m:t>ijk</m:t>
            </m:r>
          </m:sub>
        </m:sSub>
        <m:r>
          <w:rPr>
            <w:rFonts w:ascii="Cambria Math" w:eastAsiaTheme="minorEastAsia" w:hAnsi="Cambria Math" w:cs="Times New Roman"/>
            <w:sz w:val="24"/>
            <w:szCs w:val="24"/>
          </w:rPr>
          <m:t>+</m:t>
        </m:r>
        <m:sSubSup>
          <m:sSubSupPr>
            <m:ctrlPr>
              <w:rPr>
                <w:rFonts w:ascii="Cambria Math" w:eastAsiaTheme="minorEastAsia" w:hAnsi="Cambria Math"/>
                <w:i/>
                <w:sz w:val="24"/>
                <w:szCs w:val="24"/>
              </w:rPr>
            </m:ctrlPr>
          </m:sSubSupPr>
          <m:e>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prob2</m:t>
                </m:r>
              </m:sub>
            </m:sSub>
            <m:r>
              <w:rPr>
                <w:rFonts w:ascii="Cambria Math" w:eastAsiaTheme="minorEastAsia" w:hAnsi="Cambria Math"/>
                <w:sz w:val="24"/>
                <w:szCs w:val="24"/>
              </w:rPr>
              <m:t>p</m:t>
            </m:r>
          </m:e>
          <m:sub>
            <m:r>
              <w:rPr>
                <w:rFonts w:ascii="Cambria Math" w:eastAsiaTheme="minorEastAsia" w:hAnsi="Cambria Math"/>
                <w:sz w:val="24"/>
                <w:szCs w:val="24"/>
              </w:rPr>
              <m:t>ijk</m:t>
            </m:r>
          </m:sub>
          <m:sup>
            <m:r>
              <w:rPr>
                <w:rFonts w:ascii="Cambria Math" w:eastAsiaTheme="minorEastAsia" w:hAnsi="Cambria Math"/>
                <w:sz w:val="24"/>
                <w:szCs w:val="24"/>
              </w:rPr>
              <m:t>2</m:t>
            </m:r>
          </m:sup>
        </m:sSubSup>
      </m:oMath>
      <w:ins w:id="478" w:author="Allen.Chen" w:date="2025-03-10T16:31:00Z">
        <w:r w:rsidR="00950DF9">
          <w:rPr>
            <w:rFonts w:ascii="Times New Roman" w:eastAsiaTheme="minorEastAsia" w:hAnsi="Times New Roman" w:cs="Times New Roman"/>
            <w:sz w:val="24"/>
            <w:szCs w:val="24"/>
          </w:rPr>
          <w:t>, which is then included in the regression</w:t>
        </w:r>
      </w:ins>
      <w:ins w:id="479" w:author="Allen.Chen" w:date="2025-03-11T16:53:00Z">
        <w:r>
          <w:rPr>
            <w:rFonts w:ascii="Times New Roman" w:eastAsiaTheme="minorEastAsia" w:hAnsi="Times New Roman" w:cs="Times New Roman"/>
            <w:sz w:val="24"/>
            <w:szCs w:val="24"/>
          </w:rPr>
          <w:t xml:space="preserve"> as additional covariates</w:t>
        </w:r>
      </w:ins>
      <w:ins w:id="480" w:author="Allen.Chen" w:date="2025-03-10T16:31:00Z">
        <w:r w:rsidR="00950DF9">
          <w:rPr>
            <w:rFonts w:ascii="Times New Roman" w:eastAsiaTheme="minorEastAsia" w:hAnsi="Times New Roman" w:cs="Times New Roman"/>
            <w:sz w:val="24"/>
            <w:szCs w:val="24"/>
          </w:rPr>
          <w:t>.</w:t>
        </w:r>
      </w:ins>
      <w:del w:id="481" w:author="Allen.Chen" w:date="2025-03-10T16:31:00Z">
        <w:r w:rsidR="00111743" w:rsidDel="00950DF9">
          <w:rPr>
            <w:rFonts w:ascii="Times New Roman" w:eastAsiaTheme="minorEastAsia" w:hAnsi="Times New Roman" w:cs="Times New Roman"/>
            <w:sz w:val="24"/>
            <w:szCs w:val="24"/>
          </w:rPr>
          <w:delText>.</w:delText>
        </w:r>
      </w:del>
      <w:r w:rsidR="00111743">
        <w:rPr>
          <w:rFonts w:ascii="Times New Roman" w:eastAsiaTheme="minorEastAsia" w:hAnsi="Times New Roman" w:cs="Times New Roman"/>
          <w:sz w:val="24"/>
          <w:szCs w:val="24"/>
        </w:rPr>
        <w:t xml:space="preserve"> </w:t>
      </w:r>
      <w:r w:rsidR="00747643" w:rsidRPr="00111743">
        <w:rPr>
          <w:rFonts w:ascii="Times New Roman" w:eastAsiaTheme="minorEastAsia" w:hAnsi="Times New Roman" w:cs="Times New Roman"/>
          <w:sz w:val="24"/>
          <w:szCs w:val="24"/>
        </w:rPr>
        <w:t>Then</w:t>
      </w:r>
      <w:r w:rsidR="00747643">
        <w:rPr>
          <w:rFonts w:ascii="Times New Roman" w:eastAsiaTheme="minorEastAsia" w:hAnsi="Times New Roman" w:cs="Times New Roman"/>
          <w:sz w:val="24"/>
          <w:szCs w:val="24"/>
        </w:rPr>
        <w:t xml:space="preserve">, </w:t>
      </w:r>
      <w:r w:rsidR="00747643">
        <w:rPr>
          <w:rFonts w:ascii="Times New Roman" w:hAnsi="Times New Roman" w:cs="Times New Roman"/>
          <w:sz w:val="24"/>
          <w:szCs w:val="24"/>
        </w:rPr>
        <w:t>w</w:t>
      </w:r>
      <w:r w:rsidR="00F029B7" w:rsidRPr="00B4207D">
        <w:rPr>
          <w:rFonts w:ascii="Times New Roman" w:hAnsi="Times New Roman" w:cs="Times New Roman"/>
          <w:sz w:val="24"/>
          <w:szCs w:val="24"/>
        </w:rPr>
        <w:t>e estimate the catch function simultaneously with the fisher’s choice problem</w:t>
      </w:r>
      <w:r w:rsidR="00747643">
        <w:rPr>
          <w:rFonts w:ascii="Times New Roman" w:hAnsi="Times New Roman" w:cs="Times New Roman"/>
          <w:sz w:val="24"/>
          <w:szCs w:val="24"/>
        </w:rPr>
        <w:t>, where we can simultaneously obtain the probabilities</w:t>
      </w:r>
      <m:oMath>
        <m:r>
          <w:rPr>
            <w:rFonts w:ascii="Cambria Math" w:hAnsi="Cambria Math" w:cs="Times New Roman"/>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ijk</m:t>
            </m:r>
          </m:sub>
        </m:sSub>
      </m:oMath>
      <w:r w:rsidR="00F029B7" w:rsidRPr="00B4207D">
        <w:rPr>
          <w:rFonts w:ascii="Times New Roman" w:hAnsi="Times New Roman" w:cs="Times New Roman"/>
          <w:sz w:val="24"/>
          <w:szCs w:val="24"/>
        </w:rPr>
        <w:t>.</w:t>
      </w:r>
    </w:p>
    <w:p w14:paraId="55D937B6" w14:textId="77777777" w:rsidR="00F029B7" w:rsidRPr="00B4207D" w:rsidRDefault="00F029B7" w:rsidP="00F029B7">
      <w:pPr>
        <w:pStyle w:val="NoSpacing"/>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642"/>
        <w:gridCol w:w="496"/>
      </w:tblGrid>
      <w:tr w:rsidR="00F029B7" w:rsidRPr="00B4207D" w14:paraId="609B31B4" w14:textId="77777777" w:rsidTr="00D7036B">
        <w:tc>
          <w:tcPr>
            <w:tcW w:w="50" w:type="pct"/>
          </w:tcPr>
          <w:p w14:paraId="093B2394" w14:textId="77777777" w:rsidR="00F029B7" w:rsidRPr="00B4207D" w:rsidRDefault="00F029B7" w:rsidP="00D7036B">
            <w:pPr>
              <w:pStyle w:val="NoSpacing"/>
              <w:rPr>
                <w:rFonts w:eastAsiaTheme="minorEastAsia"/>
                <w:sz w:val="24"/>
                <w:szCs w:val="24"/>
              </w:rPr>
            </w:pPr>
          </w:p>
        </w:tc>
        <w:tc>
          <w:tcPr>
            <w:tcW w:w="4900" w:type="pct"/>
          </w:tcPr>
          <w:p w14:paraId="3CD08BCE" w14:textId="1C653E7F" w:rsidR="00F029B7" w:rsidRPr="00B4207D" w:rsidRDefault="00B935FD" w:rsidP="00E9211D">
            <w:pPr>
              <w:pStyle w:val="NoSpacing"/>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ij</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π</m:t>
                            </m:r>
                          </m:e>
                          <m: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up>
                        </m:sSup>
                      </m:num>
                      <m:den>
                        <m:sSub>
                          <m:sSubPr>
                            <m:ctrlPr>
                              <w:rPr>
                                <w:rFonts w:ascii="Cambria Math"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catch</m:t>
                            </m:r>
                          </m:sub>
                        </m:sSub>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exp</m:t>
                        </m:r>
                      </m:fName>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-K</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ijk</m:t>
                                                </m:r>
                                              </m:sub>
                                            </m:sSub>
                                          </m:e>
                                        </m:d>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1-K</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ijk</m:t>
                                                    </m:r>
                                                  </m:sub>
                                                </m:sSub>
                                              </m:e>
                                            </m:d>
                                          </m:e>
                                        </m:d>
                                        <m:r>
                                          <w:rPr>
                                            <w:rFonts w:ascii="Cambria Math" w:eastAsiaTheme="minorEastAsia" w:hAnsi="Cambria Math"/>
                                            <w:sz w:val="24"/>
                                            <w:szCs w:val="24"/>
                                          </w:rPr>
                                          <m:t>η</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ijk</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β</m:t>
                                                </m:r>
                                              </m:e>
                                              <m:sub>
                                                <m:r>
                                                  <w:rPr>
                                                    <w:rFonts w:ascii="Cambria Math" w:eastAsiaTheme="minorEastAsia" w:hAnsi="Cambria Math"/>
                                                    <w:sz w:val="24"/>
                                                    <w:szCs w:val="24"/>
                                                  </w:rPr>
                                                  <m:t>prob</m:t>
                                                </m:r>
                                              </m:sub>
                                            </m:sSub>
                                          </m:e>
                                        </m:d>
                                        <m:ctrlPr>
                                          <w:rPr>
                                            <w:rFonts w:ascii="Cambria Math" w:eastAsiaTheme="minorEastAsia" w:hAnsi="Cambria Math"/>
                                            <w:i/>
                                            <w:sz w:val="24"/>
                                            <w:szCs w:val="24"/>
                                          </w:rPr>
                                        </m:ctrlPr>
                                      </m:e>
                                    </m:d>
                                  </m:e>
                                  <m:sup>
                                    <m:r>
                                      <w:rPr>
                                        <w:rFonts w:ascii="Cambria Math" w:eastAsiaTheme="minorEastAsia" w:hAnsi="Cambria Math"/>
                                        <w:sz w:val="24"/>
                                        <w:szCs w:val="24"/>
                                      </w:rPr>
                                      <m:t>2</m:t>
                                    </m:r>
                                  </m:sup>
                                </m:sSup>
                                <m:r>
                                  <w:rPr>
                                    <w:rFonts w:ascii="Cambria Math" w:eastAsiaTheme="minorEastAsia" w:hAnsi="Cambria Math"/>
                                    <w:sz w:val="24"/>
                                    <w:szCs w:val="24"/>
                                  </w:rPr>
                                  <m:t xml:space="preserve"> </m:t>
                                </m:r>
                              </m:num>
                              <m:den>
                                <m:r>
                                  <w:rPr>
                                    <w:rFonts w:ascii="Cambria Math" w:eastAsiaTheme="minorEastAsia" w:hAnsi="Cambria Math"/>
                                    <w:sz w:val="24"/>
                                    <w:szCs w:val="24"/>
                                  </w:rPr>
                                  <m:t>2</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catch</m:t>
                                    </m:r>
                                  </m:sub>
                                  <m:sup>
                                    <m:r>
                                      <w:rPr>
                                        <w:rFonts w:ascii="Cambria Math" w:eastAsiaTheme="minorEastAsia" w:hAnsi="Cambria Math"/>
                                        <w:sz w:val="24"/>
                                        <w:szCs w:val="24"/>
                                      </w:rPr>
                                      <m:t>2</m:t>
                                    </m:r>
                                  </m:sup>
                                </m:sSubSup>
                              </m:den>
                            </m:f>
                          </m:e>
                        </m:d>
                      </m:e>
                    </m:func>
                  </m:e>
                </m:d>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exp</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α</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scale</m:t>
                                        </m:r>
                                      </m:sub>
                                    </m:sSub>
                                  </m:den>
                                </m:f>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ij</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scale</m:t>
                                        </m:r>
                                      </m:sub>
                                    </m:sSub>
                                  </m:den>
                                </m:f>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ijk</m:t>
                                        </m:r>
                                      </m:sub>
                                    </m:sSub>
                                    <m:r>
                                      <w:rPr>
                                        <w:rFonts w:ascii="Cambria Math" w:eastAsiaTheme="minorEastAsia" w:hAnsi="Cambria Math"/>
                                        <w:sz w:val="24"/>
                                        <w:szCs w:val="24"/>
                                      </w:rPr>
                                      <m:t>'γ</m:t>
                                    </m:r>
                                  </m:e>
                                </m:d>
                              </m:e>
                            </m:d>
                          </m:e>
                        </m:func>
                      </m:num>
                      <m:den>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m=1</m:t>
                            </m:r>
                          </m:sub>
                          <m:sup>
                            <m:r>
                              <w:rPr>
                                <w:rFonts w:ascii="Cambria Math" w:eastAsiaTheme="minorEastAsia" w:hAnsi="Cambria Math"/>
                                <w:sz w:val="24"/>
                                <w:szCs w:val="24"/>
                              </w:rPr>
                              <m:t>m=M</m:t>
                            </m:r>
                          </m:sup>
                          <m:e>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exp</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α</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scale</m:t>
                                            </m:r>
                                          </m:sub>
                                        </m:sSub>
                                      </m:den>
                                    </m:f>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m</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scale</m:t>
                                            </m:r>
                                          </m:sub>
                                        </m:sSub>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imk</m:t>
                                        </m:r>
                                      </m:sub>
                                    </m:sSub>
                                    <m:r>
                                      <w:rPr>
                                        <w:rFonts w:ascii="Cambria Math" w:eastAsiaTheme="minorEastAsia" w:hAnsi="Cambria Math"/>
                                        <w:sz w:val="24"/>
                                        <w:szCs w:val="24"/>
                                      </w:rPr>
                                      <m:t>'γ)</m:t>
                                    </m:r>
                                  </m:e>
                                </m:d>
                              </m:e>
                            </m:func>
                          </m:e>
                        </m:nary>
                      </m:den>
                    </m:f>
                  </m:e>
                </m:d>
              </m:oMath>
            </m:oMathPara>
          </w:p>
        </w:tc>
        <w:tc>
          <w:tcPr>
            <w:tcW w:w="50" w:type="pct"/>
          </w:tcPr>
          <w:p w14:paraId="279029AA" w14:textId="5E957484" w:rsidR="00F029B7" w:rsidRPr="00B4207D" w:rsidRDefault="00F029B7" w:rsidP="00D7036B">
            <w:pPr>
              <w:pStyle w:val="NoSpacing"/>
              <w:rPr>
                <w:rFonts w:eastAsiaTheme="minorEastAsia"/>
                <w:sz w:val="24"/>
                <w:szCs w:val="24"/>
              </w:rPr>
            </w:pPr>
            <w:bookmarkStart w:id="482" w:name="_Ref3987682"/>
            <w:r w:rsidRPr="00B4207D">
              <w:rPr>
                <w:sz w:val="24"/>
                <w:szCs w:val="24"/>
              </w:rPr>
              <w:t>(</w:t>
            </w:r>
            <w:r w:rsidRPr="00B4207D">
              <w:rPr>
                <w:sz w:val="24"/>
                <w:szCs w:val="24"/>
              </w:rPr>
              <w:fldChar w:fldCharType="begin"/>
            </w:r>
            <w:r w:rsidRPr="00B4207D">
              <w:rPr>
                <w:sz w:val="24"/>
                <w:szCs w:val="24"/>
              </w:rPr>
              <w:instrText xml:space="preserve"> SEQ Equation \* ARABIC </w:instrText>
            </w:r>
            <w:r w:rsidRPr="00B4207D">
              <w:rPr>
                <w:sz w:val="24"/>
                <w:szCs w:val="24"/>
              </w:rPr>
              <w:fldChar w:fldCharType="separate"/>
            </w:r>
            <w:r w:rsidR="00B3437D">
              <w:rPr>
                <w:noProof/>
                <w:sz w:val="24"/>
                <w:szCs w:val="24"/>
              </w:rPr>
              <w:t>7</w:t>
            </w:r>
            <w:r w:rsidRPr="00B4207D">
              <w:rPr>
                <w:sz w:val="24"/>
                <w:szCs w:val="24"/>
              </w:rPr>
              <w:fldChar w:fldCharType="end"/>
            </w:r>
            <w:r w:rsidRPr="00B4207D">
              <w:rPr>
                <w:sz w:val="24"/>
                <w:szCs w:val="24"/>
              </w:rPr>
              <w:t>)</w:t>
            </w:r>
            <w:bookmarkEnd w:id="482"/>
          </w:p>
        </w:tc>
      </w:tr>
    </w:tbl>
    <w:p w14:paraId="3CCEA327" w14:textId="77777777" w:rsidR="00F029B7" w:rsidRDefault="00F029B7" w:rsidP="00F029B7">
      <w:pPr>
        <w:pStyle w:val="NoSpacing"/>
        <w:rPr>
          <w:rFonts w:ascii="Times New Roman" w:hAnsi="Times New Roman" w:cs="Times New Roman"/>
          <w:sz w:val="24"/>
          <w:szCs w:val="24"/>
        </w:rPr>
      </w:pPr>
    </w:p>
    <w:p w14:paraId="7B2BC5B3" w14:textId="0650F25C" w:rsidR="00DE178B" w:rsidRDefault="00F029B7" w:rsidP="00F029B7">
      <w:pPr>
        <w:pStyle w:val="NoSpacing"/>
        <w:rPr>
          <w:ins w:id="483" w:author="Allen.Chen" w:date="2025-03-11T16:56:00Z"/>
          <w:rFonts w:ascii="Times New Roman" w:hAnsi="Times New Roman" w:cs="Times New Roman"/>
          <w:sz w:val="24"/>
          <w:szCs w:val="24"/>
        </w:rPr>
      </w:pPr>
      <w:r w:rsidRPr="00B4207D">
        <w:rPr>
          <w:rFonts w:ascii="Times New Roman" w:hAnsi="Times New Roman" w:cs="Times New Roman"/>
          <w:sz w:val="24"/>
          <w:szCs w:val="24"/>
        </w:rPr>
        <w:t xml:space="preserve">Note that the probabilities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ijk</m:t>
            </m:r>
          </m:sub>
        </m:sSub>
      </m:oMath>
      <w:r w:rsidR="00111743">
        <w:rPr>
          <w:rFonts w:ascii="Times New Roman" w:eastAsiaTheme="minorEastAsia" w:hAnsi="Times New Roman" w:cs="Times New Roman"/>
          <w:sz w:val="24"/>
          <w:szCs w:val="24"/>
        </w:rPr>
        <w:t xml:space="preserve"> </w:t>
      </w:r>
      <w:r w:rsidRPr="00B4207D">
        <w:rPr>
          <w:rFonts w:ascii="Times New Roman" w:hAnsi="Times New Roman" w:cs="Times New Roman"/>
          <w:sz w:val="24"/>
          <w:szCs w:val="24"/>
        </w:rPr>
        <w:t xml:space="preserve">are equal to </w:t>
      </w:r>
      <w:r w:rsidRPr="00AC76B4">
        <w:rPr>
          <w:rFonts w:ascii="Times New Roman" w:hAnsi="Times New Roman" w:cs="Times New Roman"/>
          <w:sz w:val="24"/>
          <w:szCs w:val="24"/>
        </w:rPr>
        <w:t xml:space="preserve">equation </w:t>
      </w:r>
      <w:r w:rsidRPr="00AC76B4">
        <w:rPr>
          <w:rFonts w:ascii="Times New Roman" w:hAnsi="Times New Roman" w:cs="Times New Roman"/>
          <w:sz w:val="24"/>
          <w:szCs w:val="24"/>
        </w:rPr>
        <w:fldChar w:fldCharType="begin"/>
      </w:r>
      <w:r w:rsidRPr="0098504F">
        <w:rPr>
          <w:rFonts w:ascii="Times New Roman" w:hAnsi="Times New Roman" w:cs="Times New Roman"/>
          <w:sz w:val="24"/>
          <w:szCs w:val="24"/>
        </w:rPr>
        <w:instrText xml:space="preserve"> REF _Ref2687314 \h  \* MERGEFORMAT </w:instrText>
      </w:r>
      <w:r w:rsidRPr="00AC76B4">
        <w:rPr>
          <w:rFonts w:ascii="Times New Roman" w:hAnsi="Times New Roman" w:cs="Times New Roman"/>
          <w:sz w:val="24"/>
          <w:szCs w:val="24"/>
        </w:rPr>
      </w:r>
      <w:r w:rsidRPr="00AC76B4">
        <w:rPr>
          <w:rFonts w:ascii="Times New Roman" w:hAnsi="Times New Roman" w:cs="Times New Roman"/>
          <w:sz w:val="24"/>
          <w:szCs w:val="24"/>
        </w:rPr>
        <w:fldChar w:fldCharType="separate"/>
      </w:r>
      <w:ins w:id="484" w:author="Allen.Chen" w:date="2025-03-12T14:13:00Z">
        <w:r w:rsidR="00B3437D" w:rsidRPr="00B3437D">
          <w:rPr>
            <w:rFonts w:ascii="Times New Roman" w:hAnsi="Times New Roman" w:cs="Times New Roman"/>
            <w:noProof/>
            <w:sz w:val="24"/>
            <w:szCs w:val="24"/>
            <w:rPrChange w:id="485" w:author="Allen.Chen" w:date="2025-03-12T14:13:00Z">
              <w:rPr>
                <w:sz w:val="24"/>
                <w:szCs w:val="24"/>
              </w:rPr>
            </w:rPrChange>
          </w:rPr>
          <w:t>(</w:t>
        </w:r>
        <w:r w:rsidR="00B3437D" w:rsidRPr="00B3437D">
          <w:rPr>
            <w:rFonts w:ascii="Times New Roman" w:hAnsi="Times New Roman" w:cs="Times New Roman"/>
            <w:sz w:val="24"/>
            <w:szCs w:val="24"/>
            <w:rPrChange w:id="486" w:author="Allen.Chen" w:date="2025-03-12T14:13:00Z">
              <w:rPr>
                <w:noProof/>
                <w:sz w:val="24"/>
                <w:szCs w:val="24"/>
              </w:rPr>
            </w:rPrChange>
          </w:rPr>
          <w:t>5</w:t>
        </w:r>
        <w:r w:rsidR="00B3437D" w:rsidRPr="00B3437D">
          <w:rPr>
            <w:rFonts w:ascii="Times New Roman" w:hAnsi="Times New Roman" w:cs="Times New Roman"/>
            <w:sz w:val="24"/>
            <w:szCs w:val="24"/>
            <w:rPrChange w:id="487" w:author="Allen.Chen" w:date="2025-03-12T14:13:00Z">
              <w:rPr>
                <w:sz w:val="24"/>
                <w:szCs w:val="24"/>
              </w:rPr>
            </w:rPrChange>
          </w:rPr>
          <w:t>)</w:t>
        </w:r>
      </w:ins>
      <w:del w:id="488" w:author="Allen.Chen" w:date="2025-03-06T17:37:00Z">
        <w:r w:rsidR="00831E17" w:rsidRPr="00831E17" w:rsidDel="00032C0A">
          <w:rPr>
            <w:rFonts w:ascii="Times New Roman" w:hAnsi="Times New Roman" w:cs="Times New Roman"/>
            <w:noProof/>
            <w:sz w:val="24"/>
            <w:szCs w:val="24"/>
          </w:rPr>
          <w:delText>(</w:delText>
        </w:r>
        <w:r w:rsidR="00831E17" w:rsidRPr="00831E17" w:rsidDel="00032C0A">
          <w:rPr>
            <w:rFonts w:ascii="Times New Roman" w:hAnsi="Times New Roman" w:cs="Times New Roman"/>
            <w:sz w:val="24"/>
            <w:szCs w:val="24"/>
          </w:rPr>
          <w:delText>5)</w:delText>
        </w:r>
      </w:del>
      <w:r w:rsidRPr="00AC76B4">
        <w:rPr>
          <w:rFonts w:ascii="Times New Roman" w:hAnsi="Times New Roman" w:cs="Times New Roman"/>
          <w:sz w:val="24"/>
          <w:szCs w:val="24"/>
        </w:rPr>
        <w:fldChar w:fldCharType="end"/>
      </w:r>
      <w:r w:rsidRPr="00AC76B4">
        <w:rPr>
          <w:rFonts w:ascii="Times New Roman" w:hAnsi="Times New Roman" w:cs="Times New Roman"/>
          <w:sz w:val="24"/>
          <w:szCs w:val="24"/>
        </w:rPr>
        <w:t xml:space="preserve"> and </w:t>
      </w:r>
      <w:r w:rsidR="00111743">
        <w:rPr>
          <w:rFonts w:ascii="Times New Roman" w:hAnsi="Times New Roman" w:cs="Times New Roman"/>
          <w:sz w:val="24"/>
          <w:szCs w:val="24"/>
        </w:rPr>
        <w:t>are equal to the second term of the full likelihood</w:t>
      </w:r>
      <w:r w:rsidR="00D770EE">
        <w:rPr>
          <w:rFonts w:ascii="Times New Roman" w:hAnsi="Times New Roman" w:cs="Times New Roman"/>
          <w:sz w:val="24"/>
          <w:szCs w:val="24"/>
        </w:rPr>
        <w:t xml:space="preserve"> (equation 7)</w:t>
      </w:r>
      <w:r w:rsidR="00111743">
        <w:rPr>
          <w:rFonts w:ascii="Times New Roman" w:hAnsi="Times New Roman" w:cs="Times New Roman"/>
          <w:sz w:val="24"/>
          <w:szCs w:val="24"/>
        </w:rPr>
        <w:t>.</w:t>
      </w:r>
      <w:del w:id="489" w:author="Allen.Chen" w:date="2025-03-10T14:45:00Z">
        <w:r w:rsidR="00111743" w:rsidDel="00822735">
          <w:rPr>
            <w:rFonts w:ascii="Times New Roman" w:hAnsi="Times New Roman" w:cs="Times New Roman"/>
            <w:sz w:val="24"/>
            <w:szCs w:val="24"/>
          </w:rPr>
          <w:delText>.</w:delText>
        </w:r>
        <w:r w:rsidRPr="00B4207D" w:rsidDel="00822735">
          <w:rPr>
            <w:rFonts w:ascii="Times New Roman" w:hAnsi="Times New Roman" w:cs="Times New Roman"/>
            <w:sz w:val="24"/>
            <w:szCs w:val="24"/>
          </w:rPr>
          <w:delText>.</w:delText>
        </w:r>
      </w:del>
      <w:r w:rsidR="00955CA9">
        <w:rPr>
          <w:rFonts w:ascii="Times New Roman" w:hAnsi="Times New Roman" w:cs="Times New Roman"/>
          <w:sz w:val="24"/>
          <w:szCs w:val="24"/>
        </w:rPr>
        <w:t xml:space="preserve"> Then, the first term of equation 7 is the likelihood of observing the catch, given the assumption of normality</w:t>
      </w:r>
      <w:ins w:id="490" w:author="Allen.Chen" w:date="2025-03-11T16:55:00Z">
        <w:r w:rsidR="009C7D98">
          <w:rPr>
            <w:rFonts w:ascii="Times New Roman" w:hAnsi="Times New Roman" w:cs="Times New Roman"/>
            <w:sz w:val="24"/>
            <w:szCs w:val="24"/>
          </w:rPr>
          <w:t xml:space="preserve"> (</w:t>
        </w:r>
        <m:oMath>
          <m:sSub>
            <m:sSubPr>
              <m:ctrlPr>
                <w:rPr>
                  <w:rFonts w:ascii="Cambria Math"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catch</m:t>
              </m:r>
            </m:sub>
          </m:sSub>
          <m:r>
            <w:rPr>
              <w:rFonts w:ascii="Cambria Math" w:hAnsi="Cambria Math"/>
              <w:sz w:val="24"/>
              <w:szCs w:val="24"/>
            </w:rPr>
            <m:t>)</m:t>
          </m:r>
        </m:oMath>
      </w:ins>
      <w:r w:rsidR="00955CA9">
        <w:rPr>
          <w:rFonts w:ascii="Times New Roman" w:hAnsi="Times New Roman" w:cs="Times New Roman"/>
          <w:sz w:val="24"/>
          <w:szCs w:val="24"/>
        </w:rPr>
        <w:t xml:space="preserve">, </w:t>
      </w:r>
      <w:ins w:id="491" w:author="Allen.Chen" w:date="2025-03-11T16:57:00Z">
        <w:r w:rsidR="009C7D98">
          <w:rPr>
            <w:rFonts w:ascii="Times New Roman" w:hAnsi="Times New Roman" w:cs="Times New Roman"/>
            <w:sz w:val="24"/>
            <w:szCs w:val="24"/>
          </w:rPr>
          <w:t xml:space="preserve">the second term the probability of selection (equation 5), </w:t>
        </w:r>
      </w:ins>
      <w:r w:rsidR="00955CA9">
        <w:rPr>
          <w:rFonts w:ascii="Times New Roman" w:hAnsi="Times New Roman" w:cs="Times New Roman"/>
          <w:sz w:val="24"/>
          <w:szCs w:val="24"/>
        </w:rPr>
        <w:t xml:space="preserve">and the full likelihood is the probability of observing the catch data, conditional on the observed </w:t>
      </w:r>
      <w:r w:rsidR="00DF5C37">
        <w:rPr>
          <w:rFonts w:ascii="Times New Roman" w:hAnsi="Times New Roman" w:cs="Times New Roman"/>
          <w:sz w:val="24"/>
          <w:szCs w:val="24"/>
        </w:rPr>
        <w:t>area</w:t>
      </w:r>
      <w:r w:rsidR="00955CA9">
        <w:rPr>
          <w:rFonts w:ascii="Times New Roman" w:hAnsi="Times New Roman" w:cs="Times New Roman"/>
          <w:sz w:val="24"/>
          <w:szCs w:val="24"/>
        </w:rPr>
        <w:t xml:space="preserve"> being chosen.</w:t>
      </w:r>
      <w:r w:rsidR="00DE178B">
        <w:rPr>
          <w:rFonts w:ascii="Times New Roman" w:hAnsi="Times New Roman" w:cs="Times New Roman"/>
          <w:sz w:val="24"/>
          <w:szCs w:val="24"/>
        </w:rPr>
        <w:t xml:space="preserve"> In addition, note that the existence of selection bias is </w:t>
      </w:r>
      <w:r w:rsidR="00E9211D">
        <w:rPr>
          <w:rFonts w:ascii="Times New Roman" w:hAnsi="Times New Roman" w:cs="Times New Roman"/>
          <w:sz w:val="24"/>
          <w:szCs w:val="24"/>
        </w:rPr>
        <w:t xml:space="preserve">empirically </w:t>
      </w:r>
      <w:r w:rsidR="00DE178B">
        <w:rPr>
          <w:rFonts w:ascii="Times New Roman" w:hAnsi="Times New Roman" w:cs="Times New Roman"/>
          <w:sz w:val="24"/>
          <w:szCs w:val="24"/>
        </w:rPr>
        <w:t xml:space="preserve">testable, to the extent </w:t>
      </w:r>
      <w:r w:rsidR="00A5353D">
        <w:rPr>
          <w:rFonts w:ascii="Times New Roman" w:hAnsi="Times New Roman" w:cs="Times New Roman"/>
          <w:sz w:val="24"/>
          <w:szCs w:val="24"/>
        </w:rPr>
        <w:t xml:space="preserve">that </w:t>
      </w:r>
      <w:r w:rsidR="00DE178B">
        <w:rPr>
          <w:rFonts w:ascii="Times New Roman" w:hAnsi="Times New Roman" w:cs="Times New Roman"/>
          <w:sz w:val="24"/>
          <w:szCs w:val="24"/>
        </w:rPr>
        <w:t>the polynomial terms for a</w:t>
      </w:r>
      <w:r w:rsidR="007A785B">
        <w:rPr>
          <w:rFonts w:ascii="Times New Roman" w:hAnsi="Times New Roman" w:cs="Times New Roman"/>
          <w:sz w:val="24"/>
          <w:szCs w:val="24"/>
        </w:rPr>
        <w:t>n</w:t>
      </w:r>
      <w:r w:rsidR="00DE178B">
        <w:rPr>
          <w:rFonts w:ascii="Times New Roman" w:hAnsi="Times New Roman" w:cs="Times New Roman"/>
          <w:sz w:val="24"/>
          <w:szCs w:val="24"/>
        </w:rPr>
        <w:t xml:space="preserve"> </w:t>
      </w:r>
      <w:r w:rsidR="009B7147">
        <w:rPr>
          <w:rFonts w:ascii="Times New Roman" w:hAnsi="Times New Roman" w:cs="Times New Roman"/>
          <w:sz w:val="24"/>
          <w:szCs w:val="24"/>
        </w:rPr>
        <w:t>area</w:t>
      </w:r>
      <w:r w:rsidR="00DE178B">
        <w:rPr>
          <w:rFonts w:ascii="Times New Roman" w:hAnsi="Times New Roman" w:cs="Times New Roman"/>
          <w:sz w:val="24"/>
          <w:szCs w:val="24"/>
        </w:rPr>
        <w:t xml:space="preserve"> enter statistically significantly during estimation.</w:t>
      </w:r>
      <w:r w:rsidR="00111743">
        <w:rPr>
          <w:rFonts w:ascii="Times New Roman" w:hAnsi="Times New Roman" w:cs="Times New Roman"/>
          <w:sz w:val="24"/>
          <w:szCs w:val="24"/>
        </w:rPr>
        <w:t xml:space="preserve"> </w:t>
      </w:r>
      <w:r w:rsidR="00D770EE">
        <w:rPr>
          <w:rFonts w:ascii="Times New Roman" w:hAnsi="Times New Roman" w:cs="Times New Roman"/>
          <w:sz w:val="24"/>
          <w:szCs w:val="24"/>
        </w:rPr>
        <w:t>For example, we can jointly test the significance of a correction function at the median values of the data (probabilities), using the delta method.</w:t>
      </w:r>
      <w:r w:rsidR="00955CA9">
        <w:rPr>
          <w:rFonts w:ascii="Times New Roman" w:hAnsi="Times New Roman" w:cs="Times New Roman"/>
          <w:sz w:val="24"/>
          <w:szCs w:val="24"/>
        </w:rPr>
        <w:t xml:space="preserve"> Statistical significance implies the existence of a non-zero selection bias term. </w:t>
      </w:r>
    </w:p>
    <w:p w14:paraId="0248B73F" w14:textId="7BF534BB" w:rsidR="009C7D98" w:rsidRDefault="009C7D98" w:rsidP="00F029B7">
      <w:pPr>
        <w:pStyle w:val="NoSpacing"/>
        <w:rPr>
          <w:ins w:id="492" w:author="Allen.Chen" w:date="2025-03-11T16:56:00Z"/>
          <w:rFonts w:ascii="Times New Roman" w:hAnsi="Times New Roman" w:cs="Times New Roman"/>
          <w:sz w:val="24"/>
          <w:szCs w:val="24"/>
        </w:rPr>
      </w:pPr>
    </w:p>
    <w:p w14:paraId="45881345" w14:textId="5360536B" w:rsidR="009C7D98" w:rsidRDefault="009C7D98" w:rsidP="009C7D98">
      <w:pPr>
        <w:pStyle w:val="NoSpacing"/>
        <w:rPr>
          <w:ins w:id="493" w:author="Allen.Chen" w:date="2025-03-11T16:56:00Z"/>
          <w:rFonts w:ascii="Times New Roman" w:eastAsiaTheme="minorEastAsia" w:hAnsi="Times New Roman" w:cs="Times New Roman"/>
          <w:sz w:val="24"/>
          <w:szCs w:val="24"/>
        </w:rPr>
      </w:pPr>
      <w:ins w:id="494" w:author="Allen.Chen" w:date="2025-03-11T16:56:00Z">
        <w:r>
          <w:rPr>
            <w:rFonts w:ascii="Times New Roman" w:eastAsiaTheme="minorEastAsia" w:hAnsi="Times New Roman" w:cs="Times New Roman"/>
            <w:sz w:val="24"/>
            <w:szCs w:val="24"/>
          </w:rPr>
          <w:t>The term</w:t>
        </w:r>
        <w:r w:rsidRPr="00B420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ijk</m:t>
                  </m:r>
                </m:sub>
              </m:sSub>
            </m:e>
          </m:d>
          <m:r>
            <w:rPr>
              <w:rFonts w:ascii="Cambria Math" w:eastAsiaTheme="minorEastAsia" w:hAnsi="Cambria Math" w:cs="Times New Roman"/>
              <w:sz w:val="24"/>
              <w:szCs w:val="24"/>
            </w:rPr>
            <m:t xml:space="preserve"> </m:t>
          </m:r>
        </m:oMath>
        <w:r w:rsidRPr="00B4207D">
          <w:rPr>
            <w:rFonts w:ascii="Times New Roman" w:eastAsiaTheme="minorEastAsia" w:hAnsi="Times New Roman" w:cs="Times New Roman"/>
            <w:sz w:val="24"/>
            <w:szCs w:val="24"/>
          </w:rPr>
          <w:t xml:space="preserve">is a kernel function that shrinks as the probability of observation decreases. </w:t>
        </w:r>
        <w:r>
          <w:rPr>
            <w:rFonts w:ascii="Times New Roman" w:eastAsiaTheme="minorEastAsia" w:hAnsi="Times New Roman" w:cs="Times New Roman"/>
            <w:sz w:val="24"/>
            <w:szCs w:val="24"/>
          </w:rPr>
          <w:t xml:space="preserve">We need a kernel function to </w:t>
        </w:r>
        <w:r w:rsidRPr="00B4207D">
          <w:rPr>
            <w:rFonts w:ascii="Times New Roman" w:eastAsiaTheme="minorEastAsia" w:hAnsi="Times New Roman" w:cs="Times New Roman"/>
            <w:sz w:val="24"/>
            <w:szCs w:val="24"/>
          </w:rPr>
          <w:t xml:space="preserve">estimate both levels in the catch equation as well as a constant in the polynomial correction, which would otherwise be perfectly collinear. </w:t>
        </w:r>
        <w:r>
          <w:rPr>
            <w:rFonts w:ascii="Times New Roman" w:eastAsiaTheme="minorEastAsia" w:hAnsi="Times New Roman" w:cs="Times New Roman"/>
            <w:sz w:val="24"/>
            <w:szCs w:val="24"/>
          </w:rPr>
          <w:t>A</w:t>
        </w:r>
        <w:r w:rsidRPr="00111743">
          <w:rPr>
            <w:rFonts w:ascii="Times New Roman" w:hAnsi="Times New Roman" w:cs="Times New Roman"/>
            <w:sz w:val="24"/>
            <w:szCs w:val="24"/>
          </w:rPr>
          <w:t xml:space="preserve"> constant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j</m:t>
              </m:r>
            </m:sub>
          </m:sSub>
        </m:oMath>
        <w:r w:rsidRPr="00111743">
          <w:rPr>
            <w:rFonts w:ascii="Times New Roman" w:eastAsiaTheme="minorEastAsia" w:hAnsi="Times New Roman" w:cs="Times New Roman"/>
            <w:sz w:val="24"/>
            <w:szCs w:val="24"/>
          </w:rPr>
          <w:t xml:space="preserve"> appears in both the catch equation and the polynomial correction.</w:t>
        </w:r>
        <w:r>
          <w:rPr>
            <w:rFonts w:ascii="Times New Roman" w:eastAsiaTheme="minorEastAsia" w:hAnsi="Times New Roman" w:cs="Times New Roman"/>
            <w:sz w:val="24"/>
            <w:szCs w:val="24"/>
          </w:rPr>
          <w:t xml:space="preserve"> The specific kernel function we use is equal to</w:t>
        </w:r>
        <m:oMath>
          <m:r>
            <w:rPr>
              <w:rFonts w:ascii="Cambria Math" w:eastAsiaTheme="minorEastAsia" w:hAnsi="Cambria Math" w:cs="Times New Roman"/>
              <w:sz w:val="24"/>
              <w:szCs w:val="24"/>
            </w:rPr>
            <m:t xml:space="preserve"> </m:t>
          </m:r>
          <m:r>
            <w:rPr>
              <w:rFonts w:ascii="Cambria Math" w:eastAsiaTheme="minorEastAsia" w:hAnsi="Cambria Math"/>
            </w:rPr>
            <m:t>1-</m:t>
          </m:r>
          <m:r>
            <m:rPr>
              <m:sty m:val="p"/>
            </m:rPr>
            <w:rPr>
              <w:rFonts w:ascii="Cambria Math" w:eastAsiaTheme="minorEastAsia" w:hAnsi="Cambria Math"/>
            </w:rPr>
            <m:t>exp⁡</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itjk</m:t>
                  </m:r>
                </m:sub>
              </m:sSub>
              <m:ctrlPr>
                <w:rPr>
                  <w:rFonts w:ascii="Cambria Math" w:eastAsiaTheme="minorEastAsia" w:hAnsi="Cambria Math"/>
                  <w:i/>
                </w:rPr>
              </m:ctrlPr>
            </m:num>
            <m:den>
              <m:r>
                <w:rPr>
                  <w:rFonts w:ascii="Cambria Math" w:eastAsiaTheme="minorEastAsia" w:hAnsi="Cambria Math"/>
                </w:rPr>
                <m:t>bw</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itjk</m:t>
                  </m:r>
                </m:sub>
              </m:sSub>
            </m:den>
          </m:f>
          <m:r>
            <m:rPr>
              <m:sty m:val="p"/>
            </m:rPr>
            <w:rPr>
              <w:rFonts w:ascii="Cambria Math" w:eastAsiaTheme="minorEastAsia" w:hAnsi="Cambria Math"/>
            </w:rPr>
            <m:t>)</m:t>
          </m:r>
        </m:oMath>
        <w:r>
          <w:rPr>
            <w:rFonts w:ascii="Times New Roman" w:eastAsiaTheme="minorEastAsia" w:hAnsi="Times New Roman" w:cs="Times New Roman"/>
            <w:sz w:val="24"/>
            <w:szCs w:val="24"/>
          </w:rPr>
          <w:t xml:space="preserve">, but alternative forms are feasible under specific assumptions (derived in </w:t>
        </w:r>
        <w:r w:rsidRPr="00527CC3">
          <w:rPr>
            <w:rFonts w:ascii="Times New Roman" w:eastAsiaTheme="minorEastAsia" w:hAnsi="Times New Roman" w:cs="Times New Roman"/>
            <w:sz w:val="24"/>
            <w:szCs w:val="24"/>
          </w:rPr>
          <w:t xml:space="preserve">Andrews &amp; </w:t>
        </w:r>
        <w:proofErr w:type="spellStart"/>
        <w:r w:rsidRPr="00527CC3">
          <w:rPr>
            <w:rFonts w:ascii="Times New Roman" w:eastAsiaTheme="minorEastAsia" w:hAnsi="Times New Roman" w:cs="Times New Roman"/>
            <w:sz w:val="24"/>
            <w:szCs w:val="24"/>
          </w:rPr>
          <w:t>Schafgans</w:t>
        </w:r>
        <w:proofErr w:type="spellEnd"/>
        <w:r w:rsidRPr="00527CC3">
          <w:rPr>
            <w:rFonts w:ascii="Times New Roman" w:eastAsiaTheme="minorEastAsia" w:hAnsi="Times New Roman" w:cs="Times New Roman"/>
            <w:sz w:val="24"/>
            <w:szCs w:val="24"/>
          </w:rPr>
          <w:t xml:space="preserve"> 1998</w:t>
        </w:r>
        <w:r>
          <w:rPr>
            <w:rFonts w:ascii="Times New Roman" w:eastAsiaTheme="minorEastAsia" w:hAnsi="Times New Roman" w:cs="Times New Roman"/>
            <w:sz w:val="24"/>
            <w:szCs w:val="24"/>
          </w:rPr>
          <w:t xml:space="preserve">). </w:t>
        </w:r>
        <w:r w:rsidRPr="00B4207D">
          <w:rPr>
            <w:rFonts w:ascii="Times New Roman" w:eastAsiaTheme="minorEastAsia" w:hAnsi="Times New Roman" w:cs="Times New Roman"/>
            <w:sz w:val="24"/>
            <w:szCs w:val="24"/>
          </w:rPr>
          <w:t xml:space="preserve">Intuitively, we expect the selection bias term to be non-zero when the probability of observation is low yet the </w:t>
        </w:r>
        <w:r>
          <w:rPr>
            <w:rFonts w:ascii="Times New Roman" w:eastAsiaTheme="minorEastAsia" w:hAnsi="Times New Roman" w:cs="Times New Roman"/>
            <w:sz w:val="24"/>
            <w:szCs w:val="24"/>
          </w:rPr>
          <w:t>area</w:t>
        </w:r>
        <w:r w:rsidRPr="00B4207D">
          <w:rPr>
            <w:rFonts w:ascii="Times New Roman" w:eastAsiaTheme="minorEastAsia" w:hAnsi="Times New Roman" w:cs="Times New Roman"/>
            <w:sz w:val="24"/>
            <w:szCs w:val="24"/>
          </w:rPr>
          <w:t xml:space="preserve"> was chosen anyway, implying the existence of private information the analyst has not accounted for. Chen et al. (</w:t>
        </w:r>
        <w:r>
          <w:rPr>
            <w:rFonts w:ascii="Times New Roman" w:eastAsiaTheme="minorEastAsia" w:hAnsi="Times New Roman" w:cs="Times New Roman"/>
            <w:sz w:val="24"/>
            <w:szCs w:val="24"/>
          </w:rPr>
          <w:t>2023</w:t>
        </w:r>
        <w:r w:rsidRPr="00B4207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describe additional</w:t>
        </w:r>
        <w:r w:rsidRPr="00B4207D">
          <w:rPr>
            <w:rFonts w:ascii="Times New Roman" w:eastAsiaTheme="minorEastAsia" w:hAnsi="Times New Roman" w:cs="Times New Roman"/>
            <w:sz w:val="24"/>
            <w:szCs w:val="24"/>
          </w:rPr>
          <w:t xml:space="preserve"> simulations and an empirical example of th</w:t>
        </w:r>
        <w:r>
          <w:rPr>
            <w:rFonts w:ascii="Times New Roman" w:eastAsiaTheme="minorEastAsia" w:hAnsi="Times New Roman" w:cs="Times New Roman"/>
            <w:sz w:val="24"/>
            <w:szCs w:val="24"/>
          </w:rPr>
          <w:t>is</w:t>
        </w:r>
        <w:r w:rsidRPr="00B4207D">
          <w:rPr>
            <w:rFonts w:ascii="Times New Roman" w:eastAsiaTheme="minorEastAsia" w:hAnsi="Times New Roman" w:cs="Times New Roman"/>
            <w:sz w:val="24"/>
            <w:szCs w:val="24"/>
          </w:rPr>
          <w:t xml:space="preserve"> model.</w:t>
        </w:r>
      </w:ins>
    </w:p>
    <w:p w14:paraId="08F4F0BC" w14:textId="77777777" w:rsidR="009C7D98" w:rsidRDefault="009C7D98" w:rsidP="00F029B7">
      <w:pPr>
        <w:pStyle w:val="NoSpacing"/>
        <w:rPr>
          <w:rFonts w:ascii="Times New Roman" w:hAnsi="Times New Roman" w:cs="Times New Roman"/>
          <w:sz w:val="24"/>
          <w:szCs w:val="24"/>
        </w:rPr>
      </w:pPr>
    </w:p>
    <w:p w14:paraId="727D2D21" w14:textId="74390418" w:rsidR="00DE178B" w:rsidDel="009C7D98" w:rsidRDefault="00DE178B" w:rsidP="00F029B7">
      <w:pPr>
        <w:pStyle w:val="NoSpacing"/>
        <w:rPr>
          <w:del w:id="495" w:author="Allen.Chen" w:date="2025-03-11T16:57:00Z"/>
          <w:rFonts w:ascii="Times New Roman" w:hAnsi="Times New Roman" w:cs="Times New Roman"/>
          <w:sz w:val="24"/>
          <w:szCs w:val="24"/>
        </w:rPr>
      </w:pPr>
    </w:p>
    <w:p w14:paraId="1DCD09F4" w14:textId="45D85A6C" w:rsidR="002B0B5D" w:rsidRDefault="001E49B5" w:rsidP="00F029B7">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Note that the correction depends on estimation </w:t>
      </w:r>
      <w:r w:rsidR="00B9548C">
        <w:rPr>
          <w:rFonts w:ascii="Times New Roman" w:hAnsi="Times New Roman" w:cs="Times New Roman"/>
          <w:sz w:val="24"/>
          <w:szCs w:val="24"/>
        </w:rPr>
        <w:t xml:space="preserve">of the probability of selection, and assumes the analyst has consistent estimates of those probabilities. </w:t>
      </w:r>
      <w:r w:rsidR="00090825">
        <w:rPr>
          <w:rFonts w:ascii="Times New Roman" w:hAnsi="Times New Roman" w:cs="Times New Roman"/>
          <w:sz w:val="24"/>
          <w:szCs w:val="24"/>
        </w:rPr>
        <w:t>There are some advantages and disadvantages to o</w:t>
      </w:r>
      <w:r w:rsidR="00B9548C">
        <w:rPr>
          <w:rFonts w:ascii="Times New Roman" w:hAnsi="Times New Roman" w:cs="Times New Roman"/>
          <w:sz w:val="24"/>
          <w:szCs w:val="24"/>
        </w:rPr>
        <w:t>ur specific method</w:t>
      </w:r>
      <w:r w:rsidR="00090825">
        <w:rPr>
          <w:rFonts w:ascii="Times New Roman" w:hAnsi="Times New Roman" w:cs="Times New Roman"/>
          <w:sz w:val="24"/>
          <w:szCs w:val="24"/>
        </w:rPr>
        <w:t>, which</w:t>
      </w:r>
      <w:r w:rsidR="00B9548C">
        <w:rPr>
          <w:rFonts w:ascii="Times New Roman" w:hAnsi="Times New Roman" w:cs="Times New Roman"/>
          <w:sz w:val="24"/>
          <w:szCs w:val="24"/>
        </w:rPr>
        <w:t xml:space="preserve"> uses a conditional logit estimation, </w:t>
      </w:r>
      <w:r w:rsidR="00090825">
        <w:rPr>
          <w:rFonts w:ascii="Times New Roman" w:hAnsi="Times New Roman" w:cs="Times New Roman"/>
          <w:sz w:val="24"/>
          <w:szCs w:val="24"/>
        </w:rPr>
        <w:t>requiring</w:t>
      </w:r>
      <w:r w:rsidR="00B9548C">
        <w:rPr>
          <w:rFonts w:ascii="Times New Roman" w:hAnsi="Times New Roman" w:cs="Times New Roman"/>
          <w:sz w:val="24"/>
          <w:szCs w:val="24"/>
        </w:rPr>
        <w:t xml:space="preserve"> a parametric assumption of the distribution of the error term (Type 1 extreme value).</w:t>
      </w:r>
      <w:r w:rsidR="00CE6DB9">
        <w:rPr>
          <w:rFonts w:ascii="Times New Roman" w:hAnsi="Times New Roman" w:cs="Times New Roman"/>
          <w:sz w:val="24"/>
          <w:szCs w:val="24"/>
        </w:rPr>
        <w:t xml:space="preserve"> This allows us to jointly estimate the catch and choice </w:t>
      </w:r>
      <w:r w:rsidR="003A36FF">
        <w:rPr>
          <w:rFonts w:ascii="Times New Roman" w:hAnsi="Times New Roman" w:cs="Times New Roman"/>
          <w:sz w:val="24"/>
          <w:szCs w:val="24"/>
        </w:rPr>
        <w:t xml:space="preserve">functions, and simulations suggest </w:t>
      </w:r>
      <w:r w:rsidR="00090825">
        <w:rPr>
          <w:rFonts w:ascii="Times New Roman" w:hAnsi="Times New Roman" w:cs="Times New Roman"/>
          <w:sz w:val="24"/>
          <w:szCs w:val="24"/>
        </w:rPr>
        <w:t xml:space="preserve">this provides </w:t>
      </w:r>
      <w:r w:rsidR="003A36FF">
        <w:rPr>
          <w:rFonts w:ascii="Times New Roman" w:hAnsi="Times New Roman" w:cs="Times New Roman"/>
          <w:sz w:val="24"/>
          <w:szCs w:val="24"/>
        </w:rPr>
        <w:t>more accurate estimation of the fisher’s preference parameters (for example the marginal utility of catch</w:t>
      </w:r>
      <m:oMath>
        <m:r>
          <w:rPr>
            <w:rFonts w:ascii="Cambria Math" w:hAnsi="Cambria Math" w:cs="Times New Roman"/>
            <w:sz w:val="24"/>
            <w:szCs w:val="24"/>
          </w:rPr>
          <m:t xml:space="preserve"> </m:t>
        </m:r>
        <m:r>
          <w:rPr>
            <w:rFonts w:ascii="Cambria Math" w:eastAsiaTheme="minorEastAsia" w:hAnsi="Cambria Math"/>
            <w:sz w:val="24"/>
            <w:szCs w:val="24"/>
          </w:rPr>
          <m:t>α</m:t>
        </m:r>
      </m:oMath>
      <w:r w:rsidR="003A36FF">
        <w:rPr>
          <w:rFonts w:ascii="Times New Roman" w:eastAsiaTheme="minorEastAsia" w:hAnsi="Times New Roman" w:cs="Times New Roman"/>
          <w:sz w:val="24"/>
          <w:szCs w:val="24"/>
        </w:rPr>
        <w:t>,</w:t>
      </w:r>
      <w:r w:rsidR="003A36FF">
        <w:rPr>
          <w:rFonts w:ascii="Times New Roman" w:hAnsi="Times New Roman" w:cs="Times New Roman"/>
          <w:sz w:val="24"/>
          <w:szCs w:val="24"/>
        </w:rPr>
        <w:t xml:space="preserve"> Chen et al. 2023). However, other more flexible methods are available as well; for example, Dahl (2002) suggests a semiparametric method that groups individuals into “cells” based on their individual characteristics (in our example, perhaps vessel gross tonnage, horsepower, etc.). Then the probability of selection is the fraction of individuals in a cell who moved from </w:t>
      </w:r>
      <w:r w:rsidR="003A36FF">
        <w:rPr>
          <w:rFonts w:ascii="Times New Roman" w:hAnsi="Times New Roman" w:cs="Times New Roman"/>
          <w:i/>
          <w:sz w:val="24"/>
          <w:szCs w:val="24"/>
        </w:rPr>
        <w:t xml:space="preserve">j </w:t>
      </w:r>
      <w:r w:rsidR="003A36FF">
        <w:rPr>
          <w:rFonts w:ascii="Times New Roman" w:hAnsi="Times New Roman" w:cs="Times New Roman"/>
          <w:sz w:val="24"/>
          <w:szCs w:val="24"/>
        </w:rPr>
        <w:t xml:space="preserve">to </w:t>
      </w:r>
      <w:r w:rsidR="003A36FF">
        <w:rPr>
          <w:rFonts w:ascii="Times New Roman" w:hAnsi="Times New Roman" w:cs="Times New Roman"/>
          <w:i/>
          <w:sz w:val="24"/>
          <w:szCs w:val="24"/>
        </w:rPr>
        <w:t>k</w:t>
      </w:r>
      <w:r w:rsidR="00FC7572">
        <w:rPr>
          <w:rFonts w:ascii="Times New Roman" w:hAnsi="Times New Roman" w:cs="Times New Roman"/>
          <w:sz w:val="24"/>
          <w:szCs w:val="24"/>
        </w:rPr>
        <w:t>, and is distribution-free</w:t>
      </w:r>
      <w:r w:rsidR="003A36FF">
        <w:rPr>
          <w:rFonts w:ascii="Times New Roman" w:hAnsi="Times New Roman" w:cs="Times New Roman"/>
          <w:sz w:val="24"/>
          <w:szCs w:val="24"/>
        </w:rPr>
        <w:t>.</w:t>
      </w:r>
      <w:del w:id="496" w:author="Allen.Chen" w:date="2025-03-06T17:15:00Z">
        <w:r w:rsidR="003A36FF" w:rsidDel="005C3EC5">
          <w:rPr>
            <w:rStyle w:val="FootnoteReference"/>
            <w:rFonts w:ascii="Times New Roman" w:hAnsi="Times New Roman" w:cs="Times New Roman"/>
            <w:sz w:val="24"/>
            <w:szCs w:val="24"/>
          </w:rPr>
          <w:footnoteReference w:id="16"/>
        </w:r>
      </w:del>
      <w:ins w:id="499" w:author="Allen.Chen" w:date="2025-03-06T17:15:00Z">
        <w:r w:rsidR="005C3EC5">
          <w:rPr>
            <w:rFonts w:ascii="Times New Roman" w:hAnsi="Times New Roman" w:cs="Times New Roman"/>
            <w:sz w:val="24"/>
            <w:szCs w:val="24"/>
          </w:rPr>
          <w:t xml:space="preserve"> S</w:t>
        </w:r>
        <w:r w:rsidR="005C3EC5" w:rsidRPr="003A36FF">
          <w:rPr>
            <w:rFonts w:ascii="Times New Roman" w:hAnsi="Times New Roman" w:cs="Times New Roman"/>
            <w:sz w:val="24"/>
            <w:szCs w:val="24"/>
          </w:rPr>
          <w:t>imulations in Chen et al. (2023) showed significant differences in</w:t>
        </w:r>
        <w:r w:rsidR="005C3EC5">
          <w:rPr>
            <w:rFonts w:ascii="Times New Roman" w:hAnsi="Times New Roman" w:cs="Times New Roman"/>
            <w:sz w:val="24"/>
            <w:szCs w:val="24"/>
          </w:rPr>
          <w:t xml:space="preserve"> the estimation of fisher preference parameters; however,</w:t>
        </w:r>
        <w:r w:rsidR="005C3EC5" w:rsidRPr="003A36FF">
          <w:rPr>
            <w:rFonts w:ascii="Times New Roman" w:hAnsi="Times New Roman" w:cs="Times New Roman"/>
            <w:sz w:val="24"/>
            <w:szCs w:val="24"/>
          </w:rPr>
          <w:t xml:space="preserve"> estimates of the catch parameters were somewhat similar. </w:t>
        </w:r>
        <w:r w:rsidR="005C3EC5">
          <w:rPr>
            <w:rFonts w:ascii="Times New Roman" w:hAnsi="Times New Roman" w:cs="Times New Roman"/>
            <w:sz w:val="24"/>
            <w:szCs w:val="24"/>
          </w:rPr>
          <w:t>A two-stage approach with cell probabilities may also be more computationally efficient.</w:t>
        </w:r>
      </w:ins>
    </w:p>
    <w:p w14:paraId="14F026C3" w14:textId="195360B8" w:rsidR="002B4A54" w:rsidRDefault="002B4A54" w:rsidP="00F029B7">
      <w:pPr>
        <w:pStyle w:val="NoSpacing"/>
        <w:rPr>
          <w:rFonts w:ascii="Times New Roman" w:hAnsi="Times New Roman" w:cs="Times New Roman"/>
          <w:sz w:val="24"/>
          <w:szCs w:val="24"/>
        </w:rPr>
      </w:pPr>
    </w:p>
    <w:p w14:paraId="2EB23E26" w14:textId="2CF3DED6" w:rsidR="002B4A54" w:rsidRPr="003A36FF" w:rsidRDefault="00AD1EBC" w:rsidP="00F029B7">
      <w:pPr>
        <w:pStyle w:val="NoSpacing"/>
        <w:rPr>
          <w:rFonts w:ascii="Times New Roman" w:hAnsi="Times New Roman" w:cs="Times New Roman"/>
          <w:sz w:val="24"/>
          <w:szCs w:val="24"/>
        </w:rPr>
      </w:pPr>
      <w:r>
        <w:rPr>
          <w:rFonts w:ascii="Times New Roman" w:hAnsi="Times New Roman" w:cs="Times New Roman"/>
          <w:sz w:val="24"/>
          <w:szCs w:val="24"/>
        </w:rPr>
        <w:t xml:space="preserve">The assumed distribution of the error term might </w:t>
      </w:r>
      <w:ins w:id="500" w:author="Allen.Chen" w:date="2025-03-10T16:30:00Z">
        <w:r w:rsidR="004C26EF">
          <w:rPr>
            <w:rFonts w:ascii="Times New Roman" w:hAnsi="Times New Roman" w:cs="Times New Roman"/>
            <w:sz w:val="24"/>
            <w:szCs w:val="24"/>
          </w:rPr>
          <w:t xml:space="preserve">also </w:t>
        </w:r>
      </w:ins>
      <w:r>
        <w:rPr>
          <w:rFonts w:ascii="Times New Roman" w:hAnsi="Times New Roman" w:cs="Times New Roman"/>
          <w:sz w:val="24"/>
          <w:szCs w:val="24"/>
        </w:rPr>
        <w:t xml:space="preserve">be incorrect in our method, although </w:t>
      </w:r>
      <w:del w:id="501" w:author="Allen.Chen" w:date="2025-03-06T17:16:00Z">
        <w:r w:rsidR="00970131" w:rsidDel="005C3EC5">
          <w:rPr>
            <w:rFonts w:ascii="Times New Roman" w:hAnsi="Times New Roman" w:cs="Times New Roman"/>
            <w:sz w:val="24"/>
            <w:szCs w:val="24"/>
          </w:rPr>
          <w:delText xml:space="preserve">initial </w:delText>
        </w:r>
      </w:del>
      <w:r w:rsidR="00970131">
        <w:rPr>
          <w:rFonts w:ascii="Times New Roman" w:hAnsi="Times New Roman" w:cs="Times New Roman"/>
          <w:sz w:val="24"/>
          <w:szCs w:val="24"/>
        </w:rPr>
        <w:t xml:space="preserve">robustness checks examining </w:t>
      </w:r>
      <w:r w:rsidR="005E1965">
        <w:rPr>
          <w:rFonts w:ascii="Times New Roman" w:hAnsi="Times New Roman" w:cs="Times New Roman"/>
          <w:sz w:val="24"/>
          <w:szCs w:val="24"/>
        </w:rPr>
        <w:t xml:space="preserve">an </w:t>
      </w:r>
      <w:r w:rsidR="00970131">
        <w:rPr>
          <w:rFonts w:ascii="Times New Roman" w:hAnsi="Times New Roman" w:cs="Times New Roman"/>
          <w:sz w:val="24"/>
          <w:szCs w:val="24"/>
        </w:rPr>
        <w:t>assumption</w:t>
      </w:r>
      <w:r w:rsidR="005E1965">
        <w:rPr>
          <w:rFonts w:ascii="Times New Roman" w:hAnsi="Times New Roman" w:cs="Times New Roman"/>
          <w:sz w:val="24"/>
          <w:szCs w:val="24"/>
        </w:rPr>
        <w:t xml:space="preserve"> of normality</w:t>
      </w:r>
      <w:r w:rsidR="00970131">
        <w:rPr>
          <w:rFonts w:ascii="Times New Roman" w:hAnsi="Times New Roman" w:cs="Times New Roman"/>
          <w:sz w:val="24"/>
          <w:szCs w:val="24"/>
        </w:rPr>
        <w:t xml:space="preserve"> suggests good performance with alternative distributions (Chen et al. 2023).</w:t>
      </w:r>
      <w:del w:id="502" w:author="Allen.Chen" w:date="2025-03-06T17:16:00Z">
        <w:r w:rsidR="005136E4" w:rsidDel="005C3EC5">
          <w:rPr>
            <w:rStyle w:val="FootnoteReference"/>
            <w:rFonts w:ascii="Times New Roman" w:hAnsi="Times New Roman" w:cs="Times New Roman"/>
            <w:sz w:val="24"/>
            <w:szCs w:val="24"/>
          </w:rPr>
          <w:footnoteReference w:id="17"/>
        </w:r>
      </w:del>
      <w:r w:rsidR="00970131">
        <w:rPr>
          <w:rFonts w:ascii="Times New Roman" w:hAnsi="Times New Roman" w:cs="Times New Roman"/>
          <w:sz w:val="24"/>
          <w:szCs w:val="24"/>
        </w:rPr>
        <w:t xml:space="preserve"> </w:t>
      </w:r>
      <w:ins w:id="505" w:author="Allen.Chen" w:date="2025-03-06T17:16:00Z">
        <w:r w:rsidR="005C3EC5" w:rsidRPr="005136E4">
          <w:rPr>
            <w:rFonts w:ascii="Times New Roman" w:hAnsi="Times New Roman" w:cs="Times New Roman"/>
            <w:sz w:val="24"/>
            <w:szCs w:val="24"/>
          </w:rPr>
          <w:t>Dahl (2002) also notes that the estimation method performs well under a variety of distributional assumptions for the error terms in the “catch” equation.</w:t>
        </w:r>
        <w:r w:rsidR="005C3EC5">
          <w:rPr>
            <w:rFonts w:ascii="Times New Roman" w:hAnsi="Times New Roman" w:cs="Times New Roman"/>
            <w:sz w:val="24"/>
            <w:szCs w:val="24"/>
          </w:rPr>
          <w:t xml:space="preserve"> </w:t>
        </w:r>
      </w:ins>
      <w:r w:rsidR="00970131">
        <w:rPr>
          <w:rFonts w:ascii="Times New Roman" w:hAnsi="Times New Roman" w:cs="Times New Roman"/>
          <w:sz w:val="24"/>
          <w:szCs w:val="24"/>
        </w:rPr>
        <w:t xml:space="preserve">As we note in describing Scenario 2, consistency of the correction function coefficients necessitates sufficient variation in the probabilities used as covariates (Dahl 2002). Our approach also allows us to use multiple continuous covariates in estimating the probabilities, mimicking continuous covariates for the correction functions. Any number of covariates can be included in the fisher’s utility function at the analyst’s discretion, including but not limited to bycatch species, </w:t>
      </w:r>
      <w:r w:rsidR="005E1965">
        <w:rPr>
          <w:rFonts w:ascii="Times New Roman" w:hAnsi="Times New Roman" w:cs="Times New Roman"/>
          <w:sz w:val="24"/>
          <w:szCs w:val="24"/>
        </w:rPr>
        <w:t>management actions, time in season (to account for depletion for example), herding of vessels, or state dependence. These can be statistically tested by nesting models and performing likelihood ratio tests, for example, or by comparing information criterion. Finally, additional correction functions can be added for movers versus stayers, or additional probabilities (of second-, third-, etc.-best choices). A Wald-type test can then examine if the catch coefficients change as additional probabilities are included.</w:t>
      </w:r>
    </w:p>
    <w:p w14:paraId="039044C1" w14:textId="77777777" w:rsidR="00B9548C" w:rsidRDefault="00B9548C" w:rsidP="00F029B7">
      <w:pPr>
        <w:pStyle w:val="NoSpacing"/>
        <w:rPr>
          <w:rFonts w:ascii="Times New Roman" w:hAnsi="Times New Roman" w:cs="Times New Roman"/>
          <w:sz w:val="24"/>
          <w:szCs w:val="24"/>
        </w:rPr>
      </w:pPr>
    </w:p>
    <w:p w14:paraId="78E2861F" w14:textId="54B746C5" w:rsidR="00165F7C" w:rsidDel="009C7D98" w:rsidRDefault="003A36FF" w:rsidP="00BE573D">
      <w:pPr>
        <w:pStyle w:val="NoSpacing"/>
        <w:rPr>
          <w:del w:id="506" w:author="Allen.Chen" w:date="2025-03-11T16:55:00Z"/>
          <w:rFonts w:ascii="Times New Roman" w:eastAsiaTheme="minorEastAsia" w:hAnsi="Times New Roman" w:cs="Times New Roman"/>
          <w:sz w:val="24"/>
          <w:szCs w:val="24"/>
        </w:rPr>
      </w:pPr>
      <w:del w:id="507" w:author="Allen.Chen" w:date="2025-03-11T16:55:00Z">
        <w:r w:rsidDel="009C7D98">
          <w:rPr>
            <w:rFonts w:ascii="Times New Roman" w:eastAsiaTheme="minorEastAsia" w:hAnsi="Times New Roman" w:cs="Times New Roman"/>
            <w:sz w:val="24"/>
            <w:szCs w:val="24"/>
          </w:rPr>
          <w:delText>Finally, t</w:delText>
        </w:r>
        <w:r w:rsidR="00F029B7" w:rsidRPr="00B4207D" w:rsidDel="009C7D98">
          <w:rPr>
            <w:rFonts w:ascii="Times New Roman" w:eastAsiaTheme="minorEastAsia" w:hAnsi="Times New Roman" w:cs="Times New Roman"/>
            <w:sz w:val="24"/>
            <w:szCs w:val="24"/>
          </w:rPr>
          <w:delText xml:space="preserve">he term </w:delText>
        </w:r>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ijk</m:t>
                  </m:r>
                </m:sub>
              </m:sSub>
            </m:e>
          </m:d>
          <m:r>
            <w:rPr>
              <w:rFonts w:ascii="Cambria Math" w:eastAsiaTheme="minorEastAsia" w:hAnsi="Cambria Math" w:cs="Times New Roman"/>
              <w:sz w:val="24"/>
              <w:szCs w:val="24"/>
            </w:rPr>
            <m:t xml:space="preserve"> </m:t>
          </m:r>
        </m:oMath>
        <w:r w:rsidR="00F029B7" w:rsidRPr="00B4207D" w:rsidDel="009C7D98">
          <w:rPr>
            <w:rFonts w:ascii="Times New Roman" w:eastAsiaTheme="minorEastAsia" w:hAnsi="Times New Roman" w:cs="Times New Roman"/>
            <w:sz w:val="24"/>
            <w:szCs w:val="24"/>
          </w:rPr>
          <w:delText xml:space="preserve">is a kernel function that shrinks as the probability of observation decreases. </w:delText>
        </w:r>
        <w:r w:rsidR="00111743" w:rsidDel="009C7D98">
          <w:rPr>
            <w:rFonts w:ascii="Times New Roman" w:eastAsiaTheme="minorEastAsia" w:hAnsi="Times New Roman" w:cs="Times New Roman"/>
            <w:sz w:val="24"/>
            <w:szCs w:val="24"/>
          </w:rPr>
          <w:delText xml:space="preserve">We need a kernel function to </w:delText>
        </w:r>
        <w:r w:rsidR="00F029B7" w:rsidRPr="00B4207D" w:rsidDel="009C7D98">
          <w:rPr>
            <w:rFonts w:ascii="Times New Roman" w:eastAsiaTheme="minorEastAsia" w:hAnsi="Times New Roman" w:cs="Times New Roman"/>
            <w:sz w:val="24"/>
            <w:szCs w:val="24"/>
          </w:rPr>
          <w:delText>estimate both levels in the catch equation as well as a constant in the polynomial correction, which would otherwise be perfectly collinear.</w:delText>
        </w:r>
      </w:del>
      <w:del w:id="508" w:author="Allen.Chen" w:date="2025-03-06T17:17:00Z">
        <w:r w:rsidR="00111743" w:rsidDel="00527CC3">
          <w:rPr>
            <w:rStyle w:val="FootnoteReference"/>
            <w:rFonts w:ascii="Times New Roman" w:eastAsiaTheme="minorEastAsia" w:hAnsi="Times New Roman" w:cs="Times New Roman"/>
            <w:sz w:val="24"/>
            <w:szCs w:val="24"/>
          </w:rPr>
          <w:footnoteReference w:id="18"/>
        </w:r>
      </w:del>
      <w:del w:id="511" w:author="Allen.Chen" w:date="2025-03-11T16:55:00Z">
        <w:r w:rsidR="00F029B7" w:rsidRPr="00B4207D" w:rsidDel="009C7D98">
          <w:rPr>
            <w:rFonts w:ascii="Times New Roman" w:eastAsiaTheme="minorEastAsia" w:hAnsi="Times New Roman" w:cs="Times New Roman"/>
            <w:sz w:val="24"/>
            <w:szCs w:val="24"/>
          </w:rPr>
          <w:delText xml:space="preserve"> Intuitively, we expect the selection bias term to be non-zero when the probability of observation is low yet the </w:delText>
        </w:r>
        <w:r w:rsidR="009B7147" w:rsidDel="009C7D98">
          <w:rPr>
            <w:rFonts w:ascii="Times New Roman" w:eastAsiaTheme="minorEastAsia" w:hAnsi="Times New Roman" w:cs="Times New Roman"/>
            <w:sz w:val="24"/>
            <w:szCs w:val="24"/>
          </w:rPr>
          <w:delText>area</w:delText>
        </w:r>
        <w:r w:rsidR="00F029B7" w:rsidRPr="00B4207D" w:rsidDel="009C7D98">
          <w:rPr>
            <w:rFonts w:ascii="Times New Roman" w:eastAsiaTheme="minorEastAsia" w:hAnsi="Times New Roman" w:cs="Times New Roman"/>
            <w:sz w:val="24"/>
            <w:szCs w:val="24"/>
          </w:rPr>
          <w:delText xml:space="preserve"> was chosen anyway, implying the existence of private information the analyst </w:delText>
        </w:r>
        <w:r w:rsidR="00F029B7" w:rsidRPr="00B4207D" w:rsidDel="009C7D98">
          <w:rPr>
            <w:rFonts w:ascii="Times New Roman" w:eastAsiaTheme="minorEastAsia" w:hAnsi="Times New Roman" w:cs="Times New Roman"/>
            <w:sz w:val="24"/>
            <w:szCs w:val="24"/>
          </w:rPr>
          <w:lastRenderedPageBreak/>
          <w:delText>has not accounted for. We refer the reader to Chen et al. (</w:delText>
        </w:r>
        <w:r w:rsidR="00E9211D" w:rsidDel="009C7D98">
          <w:rPr>
            <w:rFonts w:ascii="Times New Roman" w:eastAsiaTheme="minorEastAsia" w:hAnsi="Times New Roman" w:cs="Times New Roman"/>
            <w:sz w:val="24"/>
            <w:szCs w:val="24"/>
          </w:rPr>
          <w:delText>202</w:delText>
        </w:r>
        <w:r w:rsidR="004A78EE" w:rsidDel="009C7D98">
          <w:rPr>
            <w:rFonts w:ascii="Times New Roman" w:eastAsiaTheme="minorEastAsia" w:hAnsi="Times New Roman" w:cs="Times New Roman"/>
            <w:sz w:val="24"/>
            <w:szCs w:val="24"/>
          </w:rPr>
          <w:delText>3</w:delText>
        </w:r>
        <w:r w:rsidR="00F029B7" w:rsidRPr="00B4207D" w:rsidDel="009C7D98">
          <w:rPr>
            <w:rFonts w:ascii="Times New Roman" w:eastAsiaTheme="minorEastAsia" w:hAnsi="Times New Roman" w:cs="Times New Roman"/>
            <w:sz w:val="24"/>
            <w:szCs w:val="24"/>
          </w:rPr>
          <w:delText>) for an in-depth accounting as well as simulations and an empirical example of the model.</w:delText>
        </w:r>
      </w:del>
    </w:p>
    <w:p w14:paraId="329D7D8E" w14:textId="26CA8077" w:rsidR="00BE57A3" w:rsidRPr="00BE573D" w:rsidDel="009C7D98" w:rsidRDefault="00BE57A3" w:rsidP="00BE573D">
      <w:pPr>
        <w:pStyle w:val="NoSpacing"/>
        <w:rPr>
          <w:del w:id="512" w:author="Allen.Chen" w:date="2025-03-11T16:55:00Z"/>
          <w:rFonts w:ascii="Times New Roman" w:hAnsi="Times New Roman" w:cs="Times New Roman"/>
          <w:sz w:val="24"/>
          <w:szCs w:val="24"/>
        </w:rPr>
      </w:pPr>
    </w:p>
    <w:p w14:paraId="30185DF5" w14:textId="289F94A2" w:rsidR="00F029B7" w:rsidRPr="00B4207D" w:rsidRDefault="00F029B7" w:rsidP="00F029B7">
      <w:pPr>
        <w:pStyle w:val="NoSpacing"/>
        <w:rPr>
          <w:rFonts w:ascii="Times New Roman" w:hAnsi="Times New Roman" w:cs="Times New Roman"/>
          <w:sz w:val="24"/>
          <w:szCs w:val="24"/>
        </w:rPr>
      </w:pPr>
      <w:r>
        <w:rPr>
          <w:rFonts w:ascii="Times New Roman" w:hAnsi="Times New Roman" w:cs="Times New Roman"/>
          <w:sz w:val="24"/>
          <w:szCs w:val="24"/>
        </w:rPr>
        <w:t>F</w:t>
      </w:r>
      <w:r w:rsidRPr="00B4207D">
        <w:rPr>
          <w:rFonts w:ascii="Times New Roman" w:hAnsi="Times New Roman" w:cs="Times New Roman"/>
          <w:sz w:val="24"/>
          <w:szCs w:val="24"/>
        </w:rPr>
        <w:t xml:space="preserve">or each year </w:t>
      </w:r>
      <w:r w:rsidRPr="00B4207D">
        <w:rPr>
          <w:rFonts w:ascii="Times New Roman" w:hAnsi="Times New Roman" w:cs="Times New Roman"/>
          <w:i/>
          <w:sz w:val="24"/>
          <w:szCs w:val="24"/>
        </w:rPr>
        <w:t>y</w:t>
      </w:r>
      <w:r w:rsidRPr="00B4207D">
        <w:rPr>
          <w:rFonts w:ascii="Times New Roman" w:hAnsi="Times New Roman" w:cs="Times New Roman"/>
          <w:sz w:val="24"/>
          <w:szCs w:val="24"/>
        </w:rPr>
        <w:t>, the abundance</w:t>
      </w:r>
      <w:r w:rsidR="00E9211D">
        <w:rPr>
          <w:rFonts w:ascii="Times New Roman" w:hAnsi="Times New Roman" w:cs="Times New Roman"/>
          <w:sz w:val="24"/>
          <w:szCs w:val="24"/>
        </w:rPr>
        <w:t xml:space="preserve"> index</w:t>
      </w:r>
      <w:r w:rsidRPr="00B4207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oMath>
      <w:r w:rsidRPr="00B4207D">
        <w:rPr>
          <w:rFonts w:ascii="Times New Roman" w:eastAsiaTheme="minorEastAsia" w:hAnsi="Times New Roman" w:cs="Times New Roman"/>
          <w:sz w:val="24"/>
          <w:szCs w:val="24"/>
        </w:rPr>
        <w:t xml:space="preserve"> </w:t>
      </w:r>
      <w:r w:rsidRPr="00B4207D">
        <w:rPr>
          <w:rFonts w:ascii="Times New Roman" w:hAnsi="Times New Roman" w:cs="Times New Roman"/>
          <w:sz w:val="24"/>
          <w:szCs w:val="24"/>
        </w:rPr>
        <w:t xml:space="preserve">is calculated as the </w:t>
      </w:r>
      <w:r w:rsidR="009B7147">
        <w:rPr>
          <w:rFonts w:ascii="Times New Roman" w:hAnsi="Times New Roman" w:cs="Times New Roman"/>
          <w:sz w:val="24"/>
          <w:szCs w:val="24"/>
        </w:rPr>
        <w:t>area</w:t>
      </w:r>
      <w:r w:rsidRPr="00B4207D">
        <w:rPr>
          <w:rFonts w:ascii="Times New Roman" w:hAnsi="Times New Roman" w:cs="Times New Roman"/>
          <w:sz w:val="24"/>
          <w:szCs w:val="24"/>
        </w:rPr>
        <w:t xml:space="preserve">-weighted </w:t>
      </w:r>
      <w:r w:rsidR="00BB225A">
        <w:rPr>
          <w:rFonts w:ascii="Times New Roman" w:hAnsi="Times New Roman" w:cs="Times New Roman"/>
          <w:sz w:val="24"/>
          <w:szCs w:val="24"/>
        </w:rPr>
        <w:t>sum</w:t>
      </w:r>
      <w:r w:rsidRPr="00B4207D">
        <w:rPr>
          <w:rFonts w:ascii="Times New Roman" w:hAnsi="Times New Roman" w:cs="Times New Roman"/>
          <w:sz w:val="24"/>
          <w:szCs w:val="24"/>
        </w:rPr>
        <w:t xml:space="preserve"> of </w:t>
      </w:r>
      <w:r w:rsidR="00101459">
        <w:rPr>
          <w:rFonts w:ascii="Times New Roman" w:hAnsi="Times New Roman" w:cs="Times New Roman"/>
          <w:sz w:val="24"/>
          <w:szCs w:val="24"/>
        </w:rPr>
        <w:t xml:space="preserve">abundance of </w:t>
      </w:r>
      <w:r w:rsidR="009B7147">
        <w:rPr>
          <w:rFonts w:ascii="Times New Roman" w:hAnsi="Times New Roman" w:cs="Times New Roman"/>
          <w:sz w:val="24"/>
          <w:szCs w:val="24"/>
        </w:rPr>
        <w:t>area</w:t>
      </w:r>
      <w:r w:rsidRPr="00B4207D">
        <w:rPr>
          <w:rFonts w:ascii="Times New Roman" w:hAnsi="Times New Roman" w:cs="Times New Roman"/>
          <w:sz w:val="24"/>
          <w:szCs w:val="24"/>
        </w:rPr>
        <w:t>s</w:t>
      </w:r>
      <w:r w:rsidR="00101459">
        <w:rPr>
          <w:rFonts w:ascii="Times New Roman" w:hAnsi="Times New Roman" w:cs="Times New Roman"/>
          <w:sz w:val="24"/>
          <w:szCs w:val="24"/>
        </w:rPr>
        <w:t xml:space="preserve"> with catch data</w:t>
      </w:r>
      <w:r w:rsidRPr="00B4207D">
        <w:rPr>
          <w:rFonts w:ascii="Times New Roman" w:hAnsi="Times New Roman" w:cs="Times New Roman"/>
          <w:sz w:val="24"/>
          <w:szCs w:val="24"/>
        </w:rPr>
        <w:t>, where</w:t>
      </w:r>
      <m:oMath>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j</m:t>
            </m:r>
          </m:sub>
        </m:sSub>
      </m:oMath>
      <w:r w:rsidRPr="00B4207D">
        <w:rPr>
          <w:rFonts w:ascii="Times New Roman" w:hAnsi="Times New Roman" w:cs="Times New Roman"/>
          <w:sz w:val="24"/>
          <w:szCs w:val="24"/>
        </w:rPr>
        <w:t xml:space="preserve"> scales proportionally to the size of </w:t>
      </w:r>
      <w:r w:rsidR="009B7147">
        <w:rPr>
          <w:rFonts w:ascii="Times New Roman" w:hAnsi="Times New Roman" w:cs="Times New Roman"/>
          <w:sz w:val="24"/>
          <w:szCs w:val="24"/>
        </w:rPr>
        <w:t>area</w:t>
      </w:r>
      <w:r w:rsidRPr="00B4207D">
        <w:rPr>
          <w:rFonts w:ascii="Times New Roman" w:hAnsi="Times New Roman" w:cs="Times New Roman"/>
          <w:sz w:val="24"/>
          <w:szCs w:val="24"/>
        </w:rPr>
        <w:t xml:space="preserve"> </w:t>
      </w:r>
      <w:r>
        <w:rPr>
          <w:rFonts w:ascii="Times New Roman" w:hAnsi="Times New Roman" w:cs="Times New Roman"/>
          <w:i/>
          <w:sz w:val="24"/>
          <w:szCs w:val="24"/>
        </w:rPr>
        <w:t>j</w:t>
      </w:r>
      <w:r w:rsidRPr="00B4207D">
        <w:rPr>
          <w:rFonts w:ascii="Times New Roman" w:hAnsi="Times New Roman" w:cs="Times New Roman"/>
          <w:sz w:val="24"/>
          <w:szCs w:val="24"/>
        </w:rPr>
        <w:t>.</w:t>
      </w:r>
      <w:r w:rsidR="00251EFE">
        <w:rPr>
          <w:rFonts w:ascii="Times New Roman" w:hAnsi="Times New Roman" w:cs="Times New Roman"/>
          <w:sz w:val="24"/>
          <w:szCs w:val="24"/>
        </w:rPr>
        <w:t xml:space="preserve"> As all our areas are the same size,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J</m:t>
            </m:r>
          </m:den>
        </m:f>
        <m:r>
          <w:rPr>
            <w:rFonts w:ascii="Cambria Math" w:eastAsiaTheme="minorEastAsia" w:hAnsi="Cambria Math" w:cs="Times New Roman"/>
            <w:sz w:val="24"/>
            <w:szCs w:val="24"/>
          </w:rPr>
          <m:t xml:space="preserve">. </m:t>
        </m:r>
      </m:oMath>
      <w:r w:rsidR="00251EFE">
        <w:rPr>
          <w:rFonts w:ascii="Times New Roman" w:eastAsiaTheme="minorEastAsia" w:hAnsi="Times New Roman" w:cs="Times New Roman"/>
          <w:sz w:val="24"/>
          <w:szCs w:val="24"/>
        </w:rPr>
        <w:t xml:space="preserve"> In addition, we estimate</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 xml:space="preserve"> Y</m:t>
                </m:r>
              </m:e>
            </m:acc>
          </m:e>
          <m:sub>
            <m:r>
              <w:rPr>
                <w:rFonts w:ascii="Cambria Math" w:eastAsiaTheme="minorEastAsia" w:hAnsi="Cambria Math"/>
                <w:sz w:val="24"/>
                <w:szCs w:val="24"/>
              </w:rPr>
              <m:t>j</m:t>
            </m:r>
          </m:sub>
        </m:sSub>
        <m:r>
          <w:rPr>
            <w:rFonts w:ascii="Cambria Math" w:eastAsiaTheme="minorEastAsia" w:hAnsi="Cambria Math"/>
            <w:sz w:val="24"/>
            <w:szCs w:val="24"/>
          </w:rPr>
          <m:t>=</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e>
        </m:acc>
      </m:oMath>
      <w:r w:rsidR="00251EFE">
        <w:rPr>
          <w:rFonts w:ascii="Times New Roman" w:eastAsiaTheme="minorEastAsia" w:hAnsi="Times New Roman" w:cs="Times New Roman"/>
          <w:sz w:val="24"/>
          <w:szCs w:val="24"/>
        </w:rPr>
        <w:t xml:space="preserve">, which is the predicted catch estimated for a vessel characteristic of unity (recall we have a single vessel characteristic </w:t>
      </w:r>
      <w:proofErr w:type="gramStart"/>
      <w:r w:rsidR="00251EFE">
        <w:rPr>
          <w:rFonts w:ascii="Times New Roman" w:eastAsiaTheme="minorEastAsia" w:hAnsi="Times New Roman" w:cs="Times New Roman"/>
          <w:sz w:val="24"/>
          <w:szCs w:val="24"/>
        </w:rPr>
        <w:t xml:space="preserve">distributed </w:t>
      </w:r>
      <w:proofErr w:type="gramEnd"/>
      <m:oMath>
        <m:r>
          <w:rPr>
            <w:rFonts w:ascii="Cambria Math" w:hAnsi="Cambria Math" w:cs="Times New Roman"/>
            <w:sz w:val="24"/>
            <w:szCs w:val="24"/>
          </w:rPr>
          <m:t>Uniform</m:t>
        </m:r>
        <m:d>
          <m:dPr>
            <m:ctrlPr>
              <w:rPr>
                <w:rFonts w:ascii="Cambria Math" w:hAnsi="Cambria Math" w:cs="Times New Roman"/>
                <w:i/>
                <w:sz w:val="24"/>
                <w:szCs w:val="24"/>
              </w:rPr>
            </m:ctrlPr>
          </m:dPr>
          <m:e>
            <m:r>
              <w:rPr>
                <w:rFonts w:ascii="Cambria Math" w:hAnsi="Cambria Math" w:cs="Times New Roman"/>
                <w:sz w:val="24"/>
                <w:szCs w:val="24"/>
              </w:rPr>
              <m:t>1,5</m:t>
            </m:r>
          </m:e>
        </m:d>
      </m:oMath>
      <w:r w:rsidR="00251EFE">
        <w:rPr>
          <w:rFonts w:ascii="Times New Roman" w:eastAsiaTheme="minorEastAsia" w:hAnsi="Times New Roman" w:cs="Times New Roman"/>
          <w:sz w:val="24"/>
          <w:szCs w:val="24"/>
        </w:rPr>
        <w:t>).</w:t>
      </w:r>
    </w:p>
    <w:p w14:paraId="31D952A7" w14:textId="77777777" w:rsidR="00F029B7" w:rsidRPr="00B4207D" w:rsidRDefault="00F029B7" w:rsidP="00F029B7">
      <w:pPr>
        <w:pStyle w:val="NoSpacing"/>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029B7" w:rsidRPr="00B4207D" w14:paraId="309EAC7D" w14:textId="77777777" w:rsidTr="00D7036B">
        <w:tc>
          <w:tcPr>
            <w:tcW w:w="350" w:type="pct"/>
          </w:tcPr>
          <w:p w14:paraId="7944918D" w14:textId="77777777" w:rsidR="00F029B7" w:rsidRPr="00B4207D" w:rsidRDefault="00F029B7" w:rsidP="00D7036B">
            <w:pPr>
              <w:pStyle w:val="NoSpacing"/>
              <w:rPr>
                <w:rFonts w:eastAsiaTheme="minorEastAsia"/>
                <w:sz w:val="24"/>
                <w:szCs w:val="24"/>
              </w:rPr>
            </w:pPr>
          </w:p>
        </w:tc>
        <w:tc>
          <w:tcPr>
            <w:tcW w:w="4300" w:type="pct"/>
          </w:tcPr>
          <w:p w14:paraId="5690D9F6" w14:textId="00011A8E" w:rsidR="00F029B7" w:rsidRPr="00B4207D" w:rsidRDefault="00B935FD" w:rsidP="00BB225A">
            <w:pPr>
              <w:pStyle w:val="NoSpacing"/>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y</m:t>
                    </m:r>
                  </m:sub>
                </m:sSub>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J</m:t>
                    </m:r>
                  </m:sup>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j</m:t>
                            </m:r>
                          </m:sub>
                        </m:sSub>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Y</m:t>
                                </m:r>
                              </m:e>
                            </m:acc>
                          </m:e>
                          <m:sub>
                            <m:r>
                              <w:rPr>
                                <w:rFonts w:ascii="Cambria Math" w:eastAsiaTheme="minorEastAsia" w:hAnsi="Cambria Math"/>
                                <w:sz w:val="24"/>
                                <w:szCs w:val="24"/>
                              </w:rPr>
                              <m:t>j</m:t>
                            </m:r>
                          </m:sub>
                        </m:sSub>
                      </m:e>
                    </m:d>
                  </m:e>
                </m:nary>
              </m:oMath>
            </m:oMathPara>
          </w:p>
        </w:tc>
        <w:tc>
          <w:tcPr>
            <w:tcW w:w="350" w:type="pct"/>
          </w:tcPr>
          <w:p w14:paraId="0E06A96E" w14:textId="35B9E531" w:rsidR="00F029B7" w:rsidRPr="00B4207D" w:rsidRDefault="00F029B7" w:rsidP="00D7036B">
            <w:pPr>
              <w:pStyle w:val="NoSpacing"/>
              <w:rPr>
                <w:rFonts w:eastAsiaTheme="minorEastAsia"/>
                <w:sz w:val="24"/>
                <w:szCs w:val="24"/>
              </w:rPr>
            </w:pPr>
            <w:r w:rsidRPr="00B4207D">
              <w:rPr>
                <w:sz w:val="24"/>
                <w:szCs w:val="24"/>
              </w:rPr>
              <w:t>(</w:t>
            </w:r>
            <w:r w:rsidRPr="00B4207D">
              <w:rPr>
                <w:sz w:val="24"/>
                <w:szCs w:val="24"/>
              </w:rPr>
              <w:fldChar w:fldCharType="begin"/>
            </w:r>
            <w:r w:rsidRPr="00B4207D">
              <w:rPr>
                <w:sz w:val="24"/>
                <w:szCs w:val="24"/>
              </w:rPr>
              <w:instrText xml:space="preserve"> SEQ Equation \* ARABIC </w:instrText>
            </w:r>
            <w:r w:rsidRPr="00B4207D">
              <w:rPr>
                <w:sz w:val="24"/>
                <w:szCs w:val="24"/>
              </w:rPr>
              <w:fldChar w:fldCharType="separate"/>
            </w:r>
            <w:r w:rsidR="00B3437D">
              <w:rPr>
                <w:noProof/>
                <w:sz w:val="24"/>
                <w:szCs w:val="24"/>
              </w:rPr>
              <w:t>8</w:t>
            </w:r>
            <w:r w:rsidRPr="00B4207D">
              <w:rPr>
                <w:sz w:val="24"/>
                <w:szCs w:val="24"/>
              </w:rPr>
              <w:fldChar w:fldCharType="end"/>
            </w:r>
            <w:r w:rsidRPr="00B4207D">
              <w:rPr>
                <w:sz w:val="24"/>
                <w:szCs w:val="24"/>
              </w:rPr>
              <w:t>)</w:t>
            </w:r>
          </w:p>
        </w:tc>
      </w:tr>
    </w:tbl>
    <w:p w14:paraId="0CB8D838" w14:textId="77777777" w:rsidR="004178C2" w:rsidRDefault="004178C2" w:rsidP="00F029B7">
      <w:pPr>
        <w:pStyle w:val="NoSpacing"/>
        <w:rPr>
          <w:rFonts w:ascii="Times New Roman" w:hAnsi="Times New Roman" w:cs="Times New Roman"/>
          <w:sz w:val="24"/>
          <w:szCs w:val="24"/>
        </w:rPr>
      </w:pPr>
    </w:p>
    <w:p w14:paraId="29F863C2" w14:textId="60C442DC" w:rsidR="004178C2" w:rsidRPr="00B4207D" w:rsidRDefault="004178C2" w:rsidP="00F029B7">
      <w:pPr>
        <w:pStyle w:val="NoSpacing"/>
        <w:rPr>
          <w:rFonts w:ascii="Times New Roman" w:hAnsi="Times New Roman" w:cs="Times New Roman"/>
          <w:sz w:val="24"/>
          <w:szCs w:val="24"/>
        </w:rPr>
      </w:pPr>
      <w:r>
        <w:rPr>
          <w:rFonts w:ascii="Times New Roman" w:hAnsi="Times New Roman" w:cs="Times New Roman"/>
          <w:sz w:val="24"/>
          <w:szCs w:val="24"/>
        </w:rPr>
        <w:t xml:space="preserve">Constructed estimates of abundance in all years </w:t>
      </w:r>
      <w:r w:rsidR="00574A30">
        <w:rPr>
          <w:rFonts w:ascii="Times New Roman" w:hAnsi="Times New Roman" w:cs="Times New Roman"/>
          <w:sz w:val="24"/>
          <w:szCs w:val="24"/>
        </w:rPr>
        <w:t>are</w:t>
      </w:r>
      <w:r>
        <w:rPr>
          <w:rFonts w:ascii="Times New Roman" w:hAnsi="Times New Roman" w:cs="Times New Roman"/>
          <w:sz w:val="24"/>
          <w:szCs w:val="24"/>
        </w:rPr>
        <w:t xml:space="preserve"> then used as an index </w:t>
      </w:r>
      <w:r w:rsidR="00AD015E">
        <w:rPr>
          <w:rFonts w:ascii="Times New Roman" w:hAnsi="Times New Roman" w:cs="Times New Roman"/>
          <w:sz w:val="24"/>
          <w:szCs w:val="24"/>
        </w:rPr>
        <w:t>in the estimating model</w:t>
      </w:r>
      <w:r w:rsidR="00101459">
        <w:rPr>
          <w:rFonts w:ascii="Times New Roman" w:hAnsi="Times New Roman" w:cs="Times New Roman"/>
          <w:sz w:val="24"/>
          <w:szCs w:val="24"/>
        </w:rPr>
        <w:t xml:space="preserve"> (assessment)</w:t>
      </w:r>
      <w:r w:rsidR="00AD015E">
        <w:rPr>
          <w:rFonts w:ascii="Times New Roman" w:hAnsi="Times New Roman" w:cs="Times New Roman"/>
          <w:sz w:val="24"/>
          <w:szCs w:val="24"/>
        </w:rPr>
        <w:t>.</w:t>
      </w:r>
    </w:p>
    <w:p w14:paraId="48441979" w14:textId="698035DD" w:rsidR="004F3487" w:rsidRDefault="004F3487" w:rsidP="00F029B7">
      <w:pPr>
        <w:pStyle w:val="NoSpacing"/>
        <w:rPr>
          <w:rFonts w:ascii="Times New Roman" w:hAnsi="Times New Roman" w:cs="Times New Roman"/>
          <w:sz w:val="24"/>
          <w:szCs w:val="24"/>
        </w:rPr>
      </w:pPr>
    </w:p>
    <w:p w14:paraId="769F50A6" w14:textId="5D423627" w:rsidR="004F3487" w:rsidRPr="00CE75C6" w:rsidRDefault="004A78EE" w:rsidP="009A4912">
      <w:pPr>
        <w:pStyle w:val="Heading2"/>
        <w:rPr>
          <w:rFonts w:ascii="Times New Roman" w:hAnsi="Times New Roman" w:cs="Times New Roman"/>
          <w:sz w:val="24"/>
          <w:szCs w:val="24"/>
        </w:rPr>
      </w:pPr>
      <w:r>
        <w:rPr>
          <w:rFonts w:ascii="Times New Roman" w:hAnsi="Times New Roman" w:cs="Times New Roman"/>
          <w:sz w:val="24"/>
          <w:szCs w:val="24"/>
        </w:rPr>
        <w:t xml:space="preserve">2.4 </w:t>
      </w:r>
      <w:r w:rsidR="00AE0A30">
        <w:rPr>
          <w:rFonts w:ascii="Times New Roman" w:hAnsi="Times New Roman" w:cs="Times New Roman"/>
          <w:sz w:val="24"/>
          <w:szCs w:val="24"/>
        </w:rPr>
        <w:t xml:space="preserve">Investigate performance of </w:t>
      </w:r>
      <w:r w:rsidR="00165F7C" w:rsidRPr="00CE75C6">
        <w:rPr>
          <w:rFonts w:ascii="Times New Roman" w:hAnsi="Times New Roman" w:cs="Times New Roman"/>
          <w:sz w:val="24"/>
          <w:szCs w:val="24"/>
        </w:rPr>
        <w:t xml:space="preserve">assessment </w:t>
      </w:r>
      <w:r w:rsidR="000C50AB">
        <w:rPr>
          <w:rFonts w:ascii="Times New Roman" w:hAnsi="Times New Roman" w:cs="Times New Roman"/>
          <w:sz w:val="24"/>
          <w:szCs w:val="24"/>
        </w:rPr>
        <w:t>with estimating model</w:t>
      </w:r>
    </w:p>
    <w:p w14:paraId="6D207583" w14:textId="43B6374A" w:rsidR="00562036" w:rsidRDefault="00631DED" w:rsidP="00CE75C6">
      <w:pPr>
        <w:pStyle w:val="NoSpacing"/>
        <w:rPr>
          <w:rFonts w:ascii="Times New Roman" w:hAnsi="Times New Roman" w:cs="Times New Roman"/>
          <w:sz w:val="24"/>
          <w:szCs w:val="24"/>
        </w:rPr>
      </w:pPr>
      <w:del w:id="513" w:author="Allen.Chen" w:date="2025-03-10T14:46:00Z">
        <w:r w:rsidDel="00822735">
          <w:rPr>
            <w:rFonts w:ascii="Times New Roman" w:hAnsi="Times New Roman" w:cs="Times New Roman"/>
            <w:sz w:val="24"/>
            <w:szCs w:val="24"/>
          </w:rPr>
          <w:delText>The final step</w:delText>
        </w:r>
      </w:del>
      <w:ins w:id="514" w:author="Allen.Chen" w:date="2025-03-10T14:46:00Z">
        <w:r w:rsidR="00822735">
          <w:rPr>
            <w:rFonts w:ascii="Times New Roman" w:hAnsi="Times New Roman" w:cs="Times New Roman"/>
            <w:sz w:val="24"/>
            <w:szCs w:val="24"/>
          </w:rPr>
          <w:t>Finally we</w:t>
        </w:r>
      </w:ins>
      <w:r>
        <w:rPr>
          <w:rFonts w:ascii="Times New Roman" w:hAnsi="Times New Roman" w:cs="Times New Roman"/>
          <w:sz w:val="24"/>
          <w:szCs w:val="24"/>
        </w:rPr>
        <w:t xml:space="preserve"> quantif</w:t>
      </w:r>
      <w:del w:id="515" w:author="Allen.Chen" w:date="2025-03-10T14:46:00Z">
        <w:r w:rsidDel="00822735">
          <w:rPr>
            <w:rFonts w:ascii="Times New Roman" w:hAnsi="Times New Roman" w:cs="Times New Roman"/>
            <w:sz w:val="24"/>
            <w:szCs w:val="24"/>
          </w:rPr>
          <w:delText>ies</w:delText>
        </w:r>
      </w:del>
      <w:ins w:id="516" w:author="Allen.Chen" w:date="2025-03-10T14:46:00Z">
        <w:r w:rsidR="00822735">
          <w:rPr>
            <w:rFonts w:ascii="Times New Roman" w:hAnsi="Times New Roman" w:cs="Times New Roman"/>
            <w:sz w:val="24"/>
            <w:szCs w:val="24"/>
          </w:rPr>
          <w:t>y</w:t>
        </w:r>
      </w:ins>
      <w:r>
        <w:rPr>
          <w:rFonts w:ascii="Times New Roman" w:hAnsi="Times New Roman" w:cs="Times New Roman"/>
          <w:sz w:val="24"/>
          <w:szCs w:val="24"/>
        </w:rPr>
        <w:t xml:space="preserve"> </w:t>
      </w:r>
      <w:r w:rsidR="00165F7C" w:rsidRPr="00CE75C6">
        <w:rPr>
          <w:rFonts w:ascii="Times New Roman" w:hAnsi="Times New Roman" w:cs="Times New Roman"/>
          <w:sz w:val="24"/>
          <w:szCs w:val="24"/>
        </w:rPr>
        <w:t xml:space="preserve">the assessment impacts when using a corrected index </w:t>
      </w:r>
      <w:r w:rsidR="00574A30">
        <w:rPr>
          <w:rFonts w:ascii="Times New Roman" w:hAnsi="Times New Roman" w:cs="Times New Roman"/>
          <w:sz w:val="24"/>
          <w:szCs w:val="24"/>
        </w:rPr>
        <w:t>in</w:t>
      </w:r>
      <w:r w:rsidR="00574A30" w:rsidRPr="00CE75C6">
        <w:rPr>
          <w:rFonts w:ascii="Times New Roman" w:hAnsi="Times New Roman" w:cs="Times New Roman"/>
          <w:sz w:val="24"/>
          <w:szCs w:val="24"/>
        </w:rPr>
        <w:t xml:space="preserve"> </w:t>
      </w:r>
      <w:r w:rsidR="00165F7C" w:rsidRPr="00CE75C6">
        <w:rPr>
          <w:rFonts w:ascii="Times New Roman" w:hAnsi="Times New Roman" w:cs="Times New Roman"/>
          <w:sz w:val="24"/>
          <w:szCs w:val="24"/>
        </w:rPr>
        <w:t>an estimating model that matches the structure and parameterization of the operating model (Table 1).</w:t>
      </w:r>
      <w:r w:rsidR="00B631FE" w:rsidRPr="00CE75C6">
        <w:rPr>
          <w:rFonts w:ascii="Times New Roman" w:hAnsi="Times New Roman" w:cs="Times New Roman"/>
          <w:sz w:val="24"/>
          <w:szCs w:val="24"/>
        </w:rPr>
        <w:t xml:space="preserve"> </w:t>
      </w:r>
      <w:r w:rsidR="008219FC">
        <w:rPr>
          <w:rFonts w:ascii="Times New Roman" w:hAnsi="Times New Roman" w:cs="Times New Roman"/>
          <w:sz w:val="24"/>
          <w:szCs w:val="24"/>
        </w:rPr>
        <w:t xml:space="preserve">This indicates when </w:t>
      </w:r>
      <w:r w:rsidR="00562036" w:rsidRPr="00CE75C6">
        <w:rPr>
          <w:rFonts w:ascii="Times New Roman" w:hAnsi="Times New Roman" w:cs="Times New Roman"/>
          <w:sz w:val="24"/>
          <w:szCs w:val="24"/>
        </w:rPr>
        <w:t xml:space="preserve">the use of a </w:t>
      </w:r>
      <w:r w:rsidR="00CE75C6">
        <w:rPr>
          <w:rFonts w:ascii="Times New Roman" w:hAnsi="Times New Roman" w:cs="Times New Roman"/>
          <w:sz w:val="24"/>
          <w:szCs w:val="24"/>
        </w:rPr>
        <w:t xml:space="preserve">properly </w:t>
      </w:r>
      <w:r w:rsidR="00562036" w:rsidRPr="00CE75C6">
        <w:rPr>
          <w:rFonts w:ascii="Times New Roman" w:hAnsi="Times New Roman" w:cs="Times New Roman"/>
          <w:sz w:val="24"/>
          <w:szCs w:val="24"/>
        </w:rPr>
        <w:t xml:space="preserve">corrected index could improve stock assessment estimates, while an uncorrected index would bias results. We use simulations of the common assessment software Stock Synthesis through the R package ss3sim, to </w:t>
      </w:r>
      <w:r w:rsidR="00574A30">
        <w:rPr>
          <w:rFonts w:ascii="Times New Roman" w:hAnsi="Times New Roman" w:cs="Times New Roman"/>
          <w:sz w:val="24"/>
          <w:szCs w:val="24"/>
        </w:rPr>
        <w:t>examine</w:t>
      </w:r>
      <w:r w:rsidR="00562036" w:rsidRPr="00CE75C6">
        <w:rPr>
          <w:rFonts w:ascii="Times New Roman" w:hAnsi="Times New Roman" w:cs="Times New Roman"/>
          <w:sz w:val="24"/>
          <w:szCs w:val="24"/>
        </w:rPr>
        <w:t xml:space="preserve"> </w:t>
      </w:r>
      <w:r w:rsidR="00574A30">
        <w:rPr>
          <w:rFonts w:ascii="Times New Roman" w:hAnsi="Times New Roman" w:cs="Times New Roman"/>
          <w:sz w:val="24"/>
          <w:szCs w:val="24"/>
        </w:rPr>
        <w:t>whether and when</w:t>
      </w:r>
      <w:r w:rsidR="00562036" w:rsidRPr="00CE75C6">
        <w:rPr>
          <w:rFonts w:ascii="Times New Roman" w:hAnsi="Times New Roman" w:cs="Times New Roman"/>
          <w:sz w:val="24"/>
          <w:szCs w:val="24"/>
        </w:rPr>
        <w:t xml:space="preserve"> fishery data corrected for economic endogeneity can be valuable. </w:t>
      </w:r>
    </w:p>
    <w:p w14:paraId="1284E015" w14:textId="77777777" w:rsidR="00562036" w:rsidRDefault="00562036" w:rsidP="00CE75C6">
      <w:pPr>
        <w:pStyle w:val="NoSpacing"/>
        <w:rPr>
          <w:rFonts w:ascii="Times New Roman" w:hAnsi="Times New Roman" w:cs="Times New Roman"/>
          <w:sz w:val="24"/>
          <w:szCs w:val="24"/>
        </w:rPr>
      </w:pPr>
    </w:p>
    <w:p w14:paraId="2563C193" w14:textId="75D08B2B" w:rsidR="00635E0D" w:rsidRPr="00F969E8" w:rsidRDefault="00B631FE">
      <w:pPr>
        <w:pStyle w:val="NoSpacing"/>
        <w:rPr>
          <w:ins w:id="517" w:author="Allen.Chen" w:date="2025-03-11T16:30:00Z"/>
          <w:rFonts w:ascii="Times New Roman" w:hAnsi="Times New Roman" w:cs="Times New Roman"/>
          <w:sz w:val="24"/>
          <w:szCs w:val="24"/>
        </w:rPr>
        <w:pPrChange w:id="518" w:author="Allen.Chen" w:date="2025-03-11T16:59:00Z">
          <w:pPr>
            <w:pStyle w:val="NoSpacing"/>
            <w:numPr>
              <w:numId w:val="13"/>
            </w:numPr>
            <w:ind w:left="720" w:hanging="360"/>
          </w:pPr>
        </w:pPrChange>
      </w:pPr>
      <w:r w:rsidRPr="00CE75C6">
        <w:rPr>
          <w:rFonts w:ascii="Times New Roman" w:hAnsi="Times New Roman" w:cs="Times New Roman"/>
          <w:sz w:val="24"/>
          <w:szCs w:val="24"/>
        </w:rPr>
        <w:t xml:space="preserve">We assume quadrennial fishery-independent surveys with biomass index CVs of 0.2 and </w:t>
      </w:r>
      <w:r w:rsidR="00D24FE2">
        <w:rPr>
          <w:rFonts w:ascii="Times New Roman" w:hAnsi="Times New Roman" w:cs="Times New Roman"/>
          <w:sz w:val="24"/>
          <w:szCs w:val="24"/>
        </w:rPr>
        <w:t>500</w:t>
      </w:r>
      <w:r w:rsidR="00464EEE" w:rsidRPr="00CE75C6">
        <w:rPr>
          <w:rFonts w:ascii="Times New Roman" w:hAnsi="Times New Roman" w:cs="Times New Roman"/>
          <w:sz w:val="24"/>
          <w:szCs w:val="24"/>
        </w:rPr>
        <w:t xml:space="preserve"> length</w:t>
      </w:r>
      <w:r w:rsidRPr="00CE75C6">
        <w:rPr>
          <w:rFonts w:ascii="Times New Roman" w:hAnsi="Times New Roman" w:cs="Times New Roman"/>
          <w:sz w:val="24"/>
          <w:szCs w:val="24"/>
        </w:rPr>
        <w:t xml:space="preserve"> composition samples.</w:t>
      </w:r>
      <w:del w:id="519" w:author="Allen.Chen" w:date="2025-03-06T17:35:00Z">
        <w:r w:rsidR="00464EEE" w:rsidRPr="00562036" w:rsidDel="00AE241C">
          <w:rPr>
            <w:rStyle w:val="FootnoteReference"/>
            <w:rFonts w:ascii="Times New Roman" w:hAnsi="Times New Roman" w:cs="Times New Roman"/>
            <w:sz w:val="24"/>
            <w:szCs w:val="24"/>
          </w:rPr>
          <w:footnoteReference w:id="19"/>
        </w:r>
      </w:del>
      <w:r w:rsidR="00464EEE" w:rsidRPr="00CE75C6">
        <w:rPr>
          <w:rFonts w:ascii="Times New Roman" w:hAnsi="Times New Roman" w:cs="Times New Roman"/>
          <w:sz w:val="24"/>
          <w:szCs w:val="24"/>
        </w:rPr>
        <w:t xml:space="preserve"> </w:t>
      </w:r>
      <w:ins w:id="522" w:author="Allen.Chen" w:date="2025-03-06T17:35:00Z">
        <w:r w:rsidR="00AE241C" w:rsidRPr="00464EEE">
          <w:rPr>
            <w:rFonts w:ascii="Times New Roman" w:hAnsi="Times New Roman" w:cs="Times New Roman"/>
            <w:sz w:val="24"/>
            <w:szCs w:val="24"/>
          </w:rPr>
          <w:t>Length composition samples are collected every ten years starting in year 26, and every four years starting year 60.</w:t>
        </w:r>
        <w:r w:rsidR="00AE241C">
          <w:rPr>
            <w:rFonts w:ascii="Times New Roman" w:hAnsi="Times New Roman" w:cs="Times New Roman"/>
            <w:sz w:val="24"/>
            <w:szCs w:val="24"/>
          </w:rPr>
          <w:t xml:space="preserve"> </w:t>
        </w:r>
      </w:ins>
      <w:r w:rsidRPr="00CE75C6">
        <w:rPr>
          <w:rFonts w:ascii="Times New Roman" w:hAnsi="Times New Roman" w:cs="Times New Roman"/>
          <w:sz w:val="24"/>
          <w:szCs w:val="24"/>
        </w:rPr>
        <w:t>The fishery indices are annual from the start of the fishery in year</w:t>
      </w:r>
      <w:r w:rsidR="00464EEE" w:rsidRPr="00CE75C6">
        <w:rPr>
          <w:rFonts w:ascii="Times New Roman" w:hAnsi="Times New Roman" w:cs="Times New Roman"/>
          <w:sz w:val="24"/>
          <w:szCs w:val="24"/>
        </w:rPr>
        <w:t xml:space="preserve"> 88</w:t>
      </w:r>
      <w:r w:rsidRPr="00CE75C6">
        <w:rPr>
          <w:rFonts w:ascii="Times New Roman" w:hAnsi="Times New Roman" w:cs="Times New Roman"/>
          <w:sz w:val="24"/>
          <w:szCs w:val="24"/>
        </w:rPr>
        <w:t>.</w:t>
      </w:r>
      <w:del w:id="523" w:author="Allen.Chen" w:date="2025-03-06T17:35:00Z">
        <w:r w:rsidR="00464EEE" w:rsidRPr="00562036" w:rsidDel="00AE241C">
          <w:rPr>
            <w:rStyle w:val="FootnoteReference"/>
            <w:rFonts w:ascii="Times New Roman" w:hAnsi="Times New Roman" w:cs="Times New Roman"/>
            <w:sz w:val="24"/>
            <w:szCs w:val="24"/>
          </w:rPr>
          <w:footnoteReference w:id="20"/>
        </w:r>
      </w:del>
      <w:r w:rsidRPr="00CE75C6">
        <w:rPr>
          <w:rFonts w:ascii="Times New Roman" w:hAnsi="Times New Roman" w:cs="Times New Roman"/>
          <w:sz w:val="24"/>
          <w:szCs w:val="24"/>
        </w:rPr>
        <w:t xml:space="preserve"> </w:t>
      </w:r>
      <w:ins w:id="526" w:author="Allen.Chen" w:date="2025-03-06T17:35:00Z">
        <w:r w:rsidR="00AE241C" w:rsidRPr="00464EEE">
          <w:rPr>
            <w:rFonts w:ascii="Times New Roman" w:hAnsi="Times New Roman" w:cs="Times New Roman"/>
            <w:sz w:val="24"/>
            <w:szCs w:val="24"/>
          </w:rPr>
          <w:t>While fishing occurs starting in year 62, our “observer coverage” does not start until year 88.</w:t>
        </w:r>
        <w:r w:rsidR="00AE241C">
          <w:rPr>
            <w:rFonts w:ascii="Times New Roman" w:hAnsi="Times New Roman" w:cs="Times New Roman"/>
            <w:sz w:val="24"/>
            <w:szCs w:val="24"/>
          </w:rPr>
          <w:t xml:space="preserve"> </w:t>
        </w:r>
      </w:ins>
      <w:r w:rsidR="00165F7C" w:rsidRPr="00CE75C6">
        <w:rPr>
          <w:rFonts w:ascii="Times New Roman" w:hAnsi="Times New Roman" w:cs="Times New Roman"/>
          <w:sz w:val="24"/>
          <w:szCs w:val="24"/>
        </w:rPr>
        <w:t xml:space="preserve">For each replicate, the </w:t>
      </w:r>
      <w:r w:rsidR="00A1124D" w:rsidRPr="00CE75C6">
        <w:rPr>
          <w:rFonts w:ascii="Times New Roman" w:hAnsi="Times New Roman" w:cs="Times New Roman"/>
          <w:sz w:val="24"/>
          <w:szCs w:val="24"/>
        </w:rPr>
        <w:t>un</w:t>
      </w:r>
      <w:r w:rsidR="00165F7C" w:rsidRPr="00CE75C6">
        <w:rPr>
          <w:rFonts w:ascii="Times New Roman" w:hAnsi="Times New Roman" w:cs="Times New Roman"/>
          <w:sz w:val="24"/>
          <w:szCs w:val="24"/>
        </w:rPr>
        <w:t>corrected</w:t>
      </w:r>
      <w:r w:rsidR="00A1124D" w:rsidRPr="00CE75C6">
        <w:rPr>
          <w:rFonts w:ascii="Times New Roman" w:hAnsi="Times New Roman" w:cs="Times New Roman"/>
          <w:sz w:val="24"/>
          <w:szCs w:val="24"/>
        </w:rPr>
        <w:t>,</w:t>
      </w:r>
      <w:r w:rsidR="00165F7C" w:rsidRPr="00CE75C6">
        <w:rPr>
          <w:rFonts w:ascii="Times New Roman" w:hAnsi="Times New Roman" w:cs="Times New Roman"/>
          <w:sz w:val="24"/>
          <w:szCs w:val="24"/>
        </w:rPr>
        <w:t xml:space="preserve"> corrected </w:t>
      </w:r>
      <w:r w:rsidR="00A1124D" w:rsidRPr="00CE75C6">
        <w:rPr>
          <w:rFonts w:ascii="Times New Roman" w:hAnsi="Times New Roman" w:cs="Times New Roman"/>
          <w:sz w:val="24"/>
          <w:szCs w:val="24"/>
        </w:rPr>
        <w:t xml:space="preserve">and randomly sampled (survey-like) </w:t>
      </w:r>
      <w:r w:rsidR="00165F7C" w:rsidRPr="00CE75C6">
        <w:rPr>
          <w:rFonts w:ascii="Times New Roman" w:hAnsi="Times New Roman" w:cs="Times New Roman"/>
          <w:sz w:val="24"/>
          <w:szCs w:val="24"/>
        </w:rPr>
        <w:t>indices are passed to the estimation model and spawning stock biomass (SSB) are compared to the truth from the operating model.</w:t>
      </w:r>
      <w:ins w:id="527" w:author="Allen.Chen" w:date="2025-03-11T16:59:00Z">
        <w:r w:rsidR="009C7D98">
          <w:rPr>
            <w:rFonts w:ascii="Times New Roman" w:hAnsi="Times New Roman" w:cs="Times New Roman"/>
            <w:sz w:val="24"/>
            <w:szCs w:val="24"/>
          </w:rPr>
          <w:t xml:space="preserve"> </w:t>
        </w:r>
      </w:ins>
      <w:ins w:id="528" w:author="Allen.Chen" w:date="2025-03-11T17:00:00Z">
        <w:r w:rsidR="002246BA">
          <w:rPr>
            <w:rFonts w:ascii="Times New Roman" w:hAnsi="Times New Roman" w:cs="Times New Roman"/>
            <w:sz w:val="24"/>
            <w:szCs w:val="24"/>
          </w:rPr>
          <w:t>S</w:t>
        </w:r>
      </w:ins>
      <w:ins w:id="529" w:author="Allen.Chen" w:date="2025-03-11T16:30:00Z">
        <w:r w:rsidR="00635E0D" w:rsidRPr="00B4207D">
          <w:rPr>
            <w:rFonts w:ascii="Times New Roman" w:hAnsi="Times New Roman" w:cs="Times New Roman"/>
            <w:sz w:val="24"/>
            <w:szCs w:val="24"/>
          </w:rPr>
          <w:t>tep</w:t>
        </w:r>
        <w:r w:rsidR="00635E0D">
          <w:rPr>
            <w:rFonts w:ascii="Times New Roman" w:hAnsi="Times New Roman" w:cs="Times New Roman"/>
            <w:sz w:val="24"/>
            <w:szCs w:val="24"/>
          </w:rPr>
          <w:t>s</w:t>
        </w:r>
        <w:r w:rsidR="00635E0D" w:rsidRPr="00B4207D">
          <w:rPr>
            <w:rFonts w:ascii="Times New Roman" w:hAnsi="Times New Roman" w:cs="Times New Roman"/>
            <w:sz w:val="24"/>
            <w:szCs w:val="24"/>
          </w:rPr>
          <w:t xml:space="preserve"> </w:t>
        </w:r>
      </w:ins>
      <w:ins w:id="530" w:author="Allen.Chen" w:date="2025-03-11T17:00:00Z">
        <w:r w:rsidR="002246BA">
          <w:rPr>
            <w:rFonts w:ascii="Times New Roman" w:hAnsi="Times New Roman" w:cs="Times New Roman"/>
            <w:sz w:val="24"/>
            <w:szCs w:val="24"/>
          </w:rPr>
          <w:t>2.</w:t>
        </w:r>
      </w:ins>
      <w:ins w:id="531" w:author="Allen.Chen" w:date="2025-03-11T16:30:00Z">
        <w:r w:rsidR="00635E0D">
          <w:rPr>
            <w:rFonts w:ascii="Times New Roman" w:hAnsi="Times New Roman" w:cs="Times New Roman"/>
            <w:sz w:val="24"/>
            <w:szCs w:val="24"/>
          </w:rPr>
          <w:t>1-</w:t>
        </w:r>
      </w:ins>
      <w:ins w:id="532" w:author="Allen.Chen" w:date="2025-03-11T17:00:00Z">
        <w:r w:rsidR="002246BA">
          <w:rPr>
            <w:rFonts w:ascii="Times New Roman" w:hAnsi="Times New Roman" w:cs="Times New Roman"/>
            <w:sz w:val="24"/>
            <w:szCs w:val="24"/>
          </w:rPr>
          <w:t>2.</w:t>
        </w:r>
      </w:ins>
      <w:ins w:id="533" w:author="Allen.Chen" w:date="2025-03-11T16:30:00Z">
        <w:r w:rsidR="00635E0D">
          <w:rPr>
            <w:rFonts w:ascii="Times New Roman" w:hAnsi="Times New Roman" w:cs="Times New Roman"/>
            <w:sz w:val="24"/>
            <w:szCs w:val="24"/>
          </w:rPr>
          <w:t>4</w:t>
        </w:r>
        <w:r w:rsidR="00635E0D" w:rsidRPr="00B4207D">
          <w:rPr>
            <w:rFonts w:ascii="Times New Roman" w:hAnsi="Times New Roman" w:cs="Times New Roman"/>
            <w:sz w:val="24"/>
            <w:szCs w:val="24"/>
          </w:rPr>
          <w:t xml:space="preserve"> </w:t>
        </w:r>
        <w:r w:rsidR="00635E0D">
          <w:rPr>
            <w:rFonts w:ascii="Times New Roman" w:hAnsi="Times New Roman" w:cs="Times New Roman"/>
            <w:sz w:val="24"/>
            <w:szCs w:val="24"/>
          </w:rPr>
          <w:t>are repeated for 2</w:t>
        </w:r>
        <w:r w:rsidR="00635E0D" w:rsidRPr="00B4207D">
          <w:rPr>
            <w:rFonts w:ascii="Times New Roman" w:hAnsi="Times New Roman" w:cs="Times New Roman"/>
            <w:sz w:val="24"/>
            <w:szCs w:val="24"/>
          </w:rPr>
          <w:t xml:space="preserve">00 </w:t>
        </w:r>
        <w:r w:rsidR="00635E0D">
          <w:rPr>
            <w:rFonts w:ascii="Times New Roman" w:hAnsi="Times New Roman" w:cs="Times New Roman"/>
            <w:sz w:val="24"/>
            <w:szCs w:val="24"/>
          </w:rPr>
          <w:t xml:space="preserve">replicates of independent process errors and stochastic data simulation. </w:t>
        </w:r>
      </w:ins>
    </w:p>
    <w:p w14:paraId="0D06DAFD" w14:textId="2CF87AEC" w:rsidR="00464EEE" w:rsidRPr="00CE75C6" w:rsidRDefault="00B631FE" w:rsidP="00CE75C6">
      <w:pPr>
        <w:pStyle w:val="NoSpacing"/>
        <w:rPr>
          <w:rFonts w:ascii="Times New Roman" w:hAnsi="Times New Roman" w:cs="Times New Roman"/>
          <w:sz w:val="24"/>
          <w:szCs w:val="24"/>
        </w:rPr>
      </w:pPr>
      <w:del w:id="534" w:author="Allen.Chen" w:date="2025-03-11T16:30:00Z">
        <w:r w:rsidRPr="00CE75C6" w:rsidDel="00635E0D">
          <w:rPr>
            <w:rFonts w:ascii="Times New Roman" w:hAnsi="Times New Roman" w:cs="Times New Roman"/>
            <w:sz w:val="24"/>
            <w:szCs w:val="24"/>
          </w:rPr>
          <w:delText xml:space="preserve"> </w:delText>
        </w:r>
      </w:del>
    </w:p>
    <w:p w14:paraId="10AD9EB2" w14:textId="6D28579E" w:rsidR="00F029B7" w:rsidRPr="00CE75C6" w:rsidRDefault="00B631FE" w:rsidP="0006053A">
      <w:pPr>
        <w:pStyle w:val="Heading1"/>
        <w:numPr>
          <w:ilvl w:val="0"/>
          <w:numId w:val="9"/>
        </w:numPr>
        <w:rPr>
          <w:rFonts w:ascii="Times New Roman" w:hAnsi="Times New Roman" w:cs="Times New Roman"/>
          <w:sz w:val="28"/>
          <w:szCs w:val="28"/>
        </w:rPr>
      </w:pPr>
      <w:r w:rsidRPr="00CE75C6">
        <w:rPr>
          <w:rFonts w:ascii="Times New Roman" w:hAnsi="Times New Roman" w:cs="Times New Roman"/>
          <w:sz w:val="28"/>
          <w:szCs w:val="28"/>
        </w:rPr>
        <w:t>R</w:t>
      </w:r>
      <w:r w:rsidR="00F029B7" w:rsidRPr="00CE75C6">
        <w:rPr>
          <w:rFonts w:ascii="Times New Roman" w:hAnsi="Times New Roman" w:cs="Times New Roman"/>
          <w:sz w:val="28"/>
          <w:szCs w:val="28"/>
        </w:rPr>
        <w:t>esults</w:t>
      </w:r>
    </w:p>
    <w:p w14:paraId="227D8C81" w14:textId="7FD7F8C0" w:rsidR="00B631FE" w:rsidRPr="00CE75C6" w:rsidRDefault="004A78EE" w:rsidP="000C50AB">
      <w:pPr>
        <w:pStyle w:val="Heading2"/>
        <w:rPr>
          <w:rFonts w:ascii="Times New Roman" w:hAnsi="Times New Roman" w:cs="Times New Roman"/>
          <w:sz w:val="24"/>
          <w:szCs w:val="24"/>
        </w:rPr>
      </w:pPr>
      <w:r>
        <w:rPr>
          <w:rFonts w:ascii="Times New Roman" w:hAnsi="Times New Roman" w:cs="Times New Roman"/>
          <w:sz w:val="24"/>
          <w:szCs w:val="24"/>
        </w:rPr>
        <w:t xml:space="preserve">3.1 </w:t>
      </w:r>
      <w:r w:rsidR="00B631FE" w:rsidRPr="00CE75C6">
        <w:rPr>
          <w:rFonts w:ascii="Times New Roman" w:hAnsi="Times New Roman" w:cs="Times New Roman"/>
          <w:sz w:val="24"/>
          <w:szCs w:val="24"/>
        </w:rPr>
        <w:t>Correction model performance</w:t>
      </w:r>
    </w:p>
    <w:p w14:paraId="357B0795" w14:textId="10869FAD" w:rsidR="00BB6E77" w:rsidRDefault="00F029B7" w:rsidP="00F029B7">
      <w:pPr>
        <w:pStyle w:val="NoSpacing"/>
        <w:rPr>
          <w:ins w:id="535" w:author="Allen.Chen" w:date="2025-03-10T15:56:00Z"/>
          <w:rFonts w:ascii="Times New Roman" w:hAnsi="Times New Roman" w:cs="Times New Roman"/>
          <w:sz w:val="24"/>
          <w:szCs w:val="24"/>
        </w:rPr>
      </w:pPr>
      <w:r w:rsidRPr="00B4207D">
        <w:rPr>
          <w:rFonts w:ascii="Times New Roman" w:hAnsi="Times New Roman" w:cs="Times New Roman"/>
          <w:sz w:val="24"/>
          <w:szCs w:val="24"/>
        </w:rPr>
        <w:fldChar w:fldCharType="begin"/>
      </w:r>
      <w:r w:rsidRPr="00B4207D">
        <w:rPr>
          <w:rFonts w:ascii="Times New Roman" w:hAnsi="Times New Roman" w:cs="Times New Roman"/>
          <w:sz w:val="24"/>
          <w:szCs w:val="24"/>
        </w:rPr>
        <w:instrText xml:space="preserve"> REF _Ref71732199 \h  \* MERGEFORMAT </w:instrText>
      </w:r>
      <w:r w:rsidRPr="00B4207D">
        <w:rPr>
          <w:rFonts w:ascii="Times New Roman" w:hAnsi="Times New Roman" w:cs="Times New Roman"/>
          <w:sz w:val="24"/>
          <w:szCs w:val="24"/>
        </w:rPr>
      </w:r>
      <w:r w:rsidRPr="00B4207D">
        <w:rPr>
          <w:rFonts w:ascii="Times New Roman" w:hAnsi="Times New Roman" w:cs="Times New Roman"/>
          <w:sz w:val="24"/>
          <w:szCs w:val="24"/>
        </w:rPr>
        <w:fldChar w:fldCharType="separate"/>
      </w:r>
      <w:ins w:id="536" w:author="Allen.Chen" w:date="2025-03-12T14:13:00Z">
        <w:r w:rsidR="00B3437D" w:rsidRPr="00B4207D">
          <w:rPr>
            <w:rFonts w:ascii="Times New Roman" w:hAnsi="Times New Roman" w:cs="Times New Roman"/>
            <w:sz w:val="24"/>
            <w:szCs w:val="24"/>
          </w:rPr>
          <w:t xml:space="preserve">Figure </w:t>
        </w:r>
        <w:r w:rsidR="00B3437D">
          <w:rPr>
            <w:rFonts w:ascii="Times New Roman" w:hAnsi="Times New Roman" w:cs="Times New Roman"/>
            <w:noProof/>
            <w:sz w:val="24"/>
            <w:szCs w:val="24"/>
          </w:rPr>
          <w:t>6</w:t>
        </w:r>
      </w:ins>
      <w:del w:id="537" w:author="Allen.Chen" w:date="2025-03-06T17:37:00Z">
        <w:r w:rsidR="00831E17" w:rsidRPr="00B4207D" w:rsidDel="00032C0A">
          <w:rPr>
            <w:rFonts w:ascii="Times New Roman" w:hAnsi="Times New Roman" w:cs="Times New Roman"/>
            <w:sz w:val="24"/>
            <w:szCs w:val="24"/>
          </w:rPr>
          <w:delText xml:space="preserve">Figure </w:delText>
        </w:r>
        <w:r w:rsidR="00831E17" w:rsidDel="00032C0A">
          <w:rPr>
            <w:rFonts w:ascii="Times New Roman" w:hAnsi="Times New Roman" w:cs="Times New Roman"/>
            <w:noProof/>
            <w:sz w:val="24"/>
            <w:szCs w:val="24"/>
          </w:rPr>
          <w:delText>6</w:delText>
        </w:r>
      </w:del>
      <w:r w:rsidRPr="00B4207D">
        <w:rPr>
          <w:rFonts w:ascii="Times New Roman" w:hAnsi="Times New Roman" w:cs="Times New Roman"/>
          <w:sz w:val="24"/>
          <w:szCs w:val="24"/>
        </w:rPr>
        <w:fldChar w:fldCharType="end"/>
      </w:r>
      <w:r w:rsidRPr="00B4207D">
        <w:rPr>
          <w:rFonts w:ascii="Times New Roman" w:hAnsi="Times New Roman" w:cs="Times New Roman"/>
          <w:sz w:val="24"/>
          <w:szCs w:val="24"/>
        </w:rPr>
        <w:t xml:space="preserve"> below illustrates mean abundance indices </w:t>
      </w:r>
      <w:r>
        <w:rPr>
          <w:rFonts w:ascii="Times New Roman" w:hAnsi="Times New Roman" w:cs="Times New Roman"/>
          <w:sz w:val="24"/>
          <w:szCs w:val="24"/>
        </w:rPr>
        <w:t xml:space="preserve">from our </w:t>
      </w:r>
      <w:r w:rsidR="003A12B6">
        <w:rPr>
          <w:rFonts w:ascii="Times New Roman" w:hAnsi="Times New Roman" w:cs="Times New Roman"/>
          <w:sz w:val="24"/>
          <w:szCs w:val="24"/>
        </w:rPr>
        <w:t>stochastic data simulation</w:t>
      </w:r>
      <w:r>
        <w:rPr>
          <w:rFonts w:ascii="Times New Roman" w:hAnsi="Times New Roman" w:cs="Times New Roman"/>
          <w:sz w:val="24"/>
          <w:szCs w:val="24"/>
        </w:rPr>
        <w:t xml:space="preserve"> </w:t>
      </w:r>
      <w:r w:rsidR="009E36A0">
        <w:rPr>
          <w:rFonts w:ascii="Times New Roman" w:hAnsi="Times New Roman" w:cs="Times New Roman"/>
          <w:sz w:val="24"/>
          <w:szCs w:val="24"/>
        </w:rPr>
        <w:t>from scenarios 1 and 2</w:t>
      </w:r>
      <w:r w:rsidR="003A12B6">
        <w:rPr>
          <w:rFonts w:ascii="Times New Roman" w:hAnsi="Times New Roman" w:cs="Times New Roman"/>
          <w:sz w:val="24"/>
          <w:szCs w:val="24"/>
        </w:rPr>
        <w:t>, plotted as differences from the true abundance</w:t>
      </w:r>
      <w:r w:rsidRPr="00B4207D">
        <w:rPr>
          <w:rFonts w:ascii="Times New Roman" w:hAnsi="Times New Roman" w:cs="Times New Roman"/>
          <w:sz w:val="24"/>
          <w:szCs w:val="24"/>
        </w:rPr>
        <w:t xml:space="preserve">. Unsurprisingly, </w:t>
      </w:r>
      <w:r w:rsidR="009E36A0">
        <w:rPr>
          <w:rFonts w:ascii="Times New Roman" w:hAnsi="Times New Roman" w:cs="Times New Roman"/>
          <w:sz w:val="24"/>
          <w:szCs w:val="24"/>
        </w:rPr>
        <w:t>when we randomly sample</w:t>
      </w:r>
      <w:r w:rsidRPr="00B4207D">
        <w:rPr>
          <w:rFonts w:ascii="Times New Roman" w:hAnsi="Times New Roman" w:cs="Times New Roman"/>
          <w:sz w:val="24"/>
          <w:szCs w:val="24"/>
        </w:rPr>
        <w:t xml:space="preserve"> one of the </w:t>
      </w:r>
      <w:r w:rsidRPr="00B4207D">
        <w:rPr>
          <w:rFonts w:ascii="Times New Roman" w:hAnsi="Times New Roman" w:cs="Times New Roman"/>
          <w:i/>
          <w:sz w:val="24"/>
          <w:szCs w:val="24"/>
        </w:rPr>
        <w:t xml:space="preserve">M </w:t>
      </w:r>
      <w:r w:rsidR="009B7147">
        <w:rPr>
          <w:rFonts w:ascii="Times New Roman" w:hAnsi="Times New Roman" w:cs="Times New Roman"/>
          <w:sz w:val="24"/>
          <w:szCs w:val="24"/>
        </w:rPr>
        <w:t>area</w:t>
      </w:r>
      <w:r w:rsidRPr="00B4207D">
        <w:rPr>
          <w:rFonts w:ascii="Times New Roman" w:hAnsi="Times New Roman" w:cs="Times New Roman"/>
          <w:sz w:val="24"/>
          <w:szCs w:val="24"/>
        </w:rPr>
        <w:t xml:space="preserve">s on each haul occasion, instead of following the selection criteria in </w:t>
      </w:r>
      <w:r w:rsidRPr="001135B6">
        <w:rPr>
          <w:rFonts w:ascii="Times New Roman" w:hAnsi="Times New Roman" w:cs="Times New Roman"/>
          <w:sz w:val="24"/>
          <w:szCs w:val="24"/>
        </w:rPr>
        <w:t xml:space="preserve">equation </w:t>
      </w:r>
      <w:r w:rsidR="001135B6" w:rsidRPr="001135B6">
        <w:rPr>
          <w:rFonts w:ascii="Times New Roman" w:hAnsi="Times New Roman" w:cs="Times New Roman"/>
          <w:sz w:val="24"/>
          <w:szCs w:val="24"/>
        </w:rPr>
        <w:fldChar w:fldCharType="begin"/>
      </w:r>
      <w:r w:rsidR="001135B6" w:rsidRPr="001135B6">
        <w:rPr>
          <w:rFonts w:ascii="Times New Roman" w:hAnsi="Times New Roman" w:cs="Times New Roman"/>
          <w:sz w:val="24"/>
          <w:szCs w:val="24"/>
        </w:rPr>
        <w:instrText xml:space="preserve"> REF _Ref114061948 \h </w:instrText>
      </w:r>
      <w:r w:rsidR="001135B6">
        <w:rPr>
          <w:rFonts w:ascii="Times New Roman" w:hAnsi="Times New Roman" w:cs="Times New Roman"/>
          <w:sz w:val="24"/>
          <w:szCs w:val="24"/>
        </w:rPr>
        <w:instrText xml:space="preserve"> \* MERGEFORMAT </w:instrText>
      </w:r>
      <w:r w:rsidR="001135B6" w:rsidRPr="001135B6">
        <w:rPr>
          <w:rFonts w:ascii="Times New Roman" w:hAnsi="Times New Roman" w:cs="Times New Roman"/>
          <w:sz w:val="24"/>
          <w:szCs w:val="24"/>
        </w:rPr>
      </w:r>
      <w:r w:rsidR="001135B6" w:rsidRPr="001135B6">
        <w:rPr>
          <w:rFonts w:ascii="Times New Roman" w:hAnsi="Times New Roman" w:cs="Times New Roman"/>
          <w:sz w:val="24"/>
          <w:szCs w:val="24"/>
        </w:rPr>
        <w:fldChar w:fldCharType="separate"/>
      </w:r>
      <w:ins w:id="538" w:author="Allen.Chen" w:date="2025-03-12T14:13:00Z">
        <w:r w:rsidR="00B3437D" w:rsidRPr="00B3437D">
          <w:rPr>
            <w:rFonts w:ascii="Times New Roman" w:hAnsi="Times New Roman" w:cs="Times New Roman"/>
            <w:sz w:val="24"/>
            <w:szCs w:val="24"/>
            <w:rPrChange w:id="539" w:author="Allen.Chen" w:date="2025-03-12T14:13:00Z">
              <w:rPr>
                <w:sz w:val="24"/>
                <w:szCs w:val="24"/>
              </w:rPr>
            </w:rPrChange>
          </w:rPr>
          <w:t>(</w:t>
        </w:r>
        <w:r w:rsidR="00B3437D" w:rsidRPr="00B3437D">
          <w:rPr>
            <w:rFonts w:ascii="Times New Roman" w:hAnsi="Times New Roman" w:cs="Times New Roman"/>
            <w:noProof/>
            <w:sz w:val="24"/>
            <w:szCs w:val="24"/>
            <w:rPrChange w:id="540" w:author="Allen.Chen" w:date="2025-03-12T14:13:00Z">
              <w:rPr>
                <w:noProof/>
                <w:sz w:val="24"/>
                <w:szCs w:val="24"/>
              </w:rPr>
            </w:rPrChange>
          </w:rPr>
          <w:t>3</w:t>
        </w:r>
        <w:r w:rsidR="00B3437D" w:rsidRPr="00B3437D">
          <w:rPr>
            <w:rFonts w:ascii="Times New Roman" w:hAnsi="Times New Roman" w:cs="Times New Roman"/>
            <w:sz w:val="24"/>
            <w:szCs w:val="24"/>
            <w:rPrChange w:id="541" w:author="Allen.Chen" w:date="2025-03-12T14:13:00Z">
              <w:rPr>
                <w:sz w:val="24"/>
                <w:szCs w:val="24"/>
              </w:rPr>
            </w:rPrChange>
          </w:rPr>
          <w:t>)</w:t>
        </w:r>
      </w:ins>
      <w:del w:id="542" w:author="Allen.Chen" w:date="2025-03-06T17:37:00Z">
        <w:r w:rsidR="00831E17" w:rsidRPr="00831E17" w:rsidDel="00032C0A">
          <w:rPr>
            <w:rFonts w:ascii="Times New Roman" w:hAnsi="Times New Roman" w:cs="Times New Roman"/>
            <w:sz w:val="24"/>
            <w:szCs w:val="24"/>
          </w:rPr>
          <w:delText>(</w:delText>
        </w:r>
        <w:r w:rsidR="00831E17" w:rsidRPr="00831E17" w:rsidDel="00032C0A">
          <w:rPr>
            <w:rFonts w:ascii="Times New Roman" w:hAnsi="Times New Roman" w:cs="Times New Roman"/>
            <w:noProof/>
            <w:sz w:val="24"/>
            <w:szCs w:val="24"/>
          </w:rPr>
          <w:delText>3</w:delText>
        </w:r>
        <w:r w:rsidR="00831E17" w:rsidRPr="00831E17" w:rsidDel="00032C0A">
          <w:rPr>
            <w:rFonts w:ascii="Times New Roman" w:hAnsi="Times New Roman" w:cs="Times New Roman"/>
            <w:sz w:val="24"/>
            <w:szCs w:val="24"/>
          </w:rPr>
          <w:delText>)</w:delText>
        </w:r>
      </w:del>
      <w:r w:rsidR="001135B6" w:rsidRPr="001135B6">
        <w:rPr>
          <w:rFonts w:ascii="Times New Roman" w:hAnsi="Times New Roman" w:cs="Times New Roman"/>
          <w:sz w:val="24"/>
          <w:szCs w:val="24"/>
        </w:rPr>
        <w:fldChar w:fldCharType="end"/>
      </w:r>
      <w:r w:rsidRPr="001135B6">
        <w:rPr>
          <w:rFonts w:ascii="Times New Roman" w:hAnsi="Times New Roman" w:cs="Times New Roman"/>
          <w:sz w:val="24"/>
          <w:szCs w:val="24"/>
        </w:rPr>
        <w:t>, the</w:t>
      </w:r>
      <w:r w:rsidRPr="00B4207D">
        <w:rPr>
          <w:rFonts w:ascii="Times New Roman" w:hAnsi="Times New Roman" w:cs="Times New Roman"/>
          <w:sz w:val="24"/>
          <w:szCs w:val="24"/>
        </w:rPr>
        <w:t xml:space="preserve"> resulting abundance index closely mirrors the true abundance over </w:t>
      </w:r>
      <w:r w:rsidRPr="00B4207D">
        <w:rPr>
          <w:rFonts w:ascii="Times New Roman" w:hAnsi="Times New Roman" w:cs="Times New Roman"/>
          <w:sz w:val="24"/>
          <w:szCs w:val="24"/>
        </w:rPr>
        <w:lastRenderedPageBreak/>
        <w:t>time</w:t>
      </w:r>
      <w:r w:rsidR="00876ABB">
        <w:rPr>
          <w:rFonts w:ascii="Times New Roman" w:hAnsi="Times New Roman" w:cs="Times New Roman"/>
          <w:sz w:val="24"/>
          <w:szCs w:val="24"/>
        </w:rPr>
        <w:t xml:space="preserve">. </w:t>
      </w:r>
      <w:ins w:id="543" w:author="Allen.Chen" w:date="2025-03-10T15:56:00Z">
        <w:r w:rsidR="00BB6E77">
          <w:rPr>
            <w:rFonts w:ascii="Times New Roman" w:hAnsi="Times New Roman" w:cs="Times New Roman"/>
            <w:sz w:val="24"/>
            <w:szCs w:val="24"/>
          </w:rPr>
          <w:t xml:space="preserve">A randomly-sampled index </w:t>
        </w:r>
      </w:ins>
      <w:ins w:id="544" w:author="Allen.Chen" w:date="2025-03-10T15:57:00Z">
        <w:r w:rsidR="00BB6E77">
          <w:rPr>
            <w:rFonts w:ascii="Times New Roman" w:hAnsi="Times New Roman" w:cs="Times New Roman"/>
            <w:sz w:val="24"/>
            <w:szCs w:val="24"/>
          </w:rPr>
          <w:t xml:space="preserve">can be thought of </w:t>
        </w:r>
      </w:ins>
      <w:ins w:id="545" w:author="Allen.Chen" w:date="2025-03-10T15:56:00Z">
        <w:r w:rsidR="00BB6E77">
          <w:rPr>
            <w:rFonts w:ascii="Times New Roman" w:hAnsi="Times New Roman" w:cs="Times New Roman"/>
            <w:sz w:val="24"/>
            <w:szCs w:val="24"/>
          </w:rPr>
          <w:t>mimic</w:t>
        </w:r>
      </w:ins>
      <w:ins w:id="546" w:author="Allen.Chen" w:date="2025-03-10T15:57:00Z">
        <w:r w:rsidR="00BB6E77">
          <w:rPr>
            <w:rFonts w:ascii="Times New Roman" w:hAnsi="Times New Roman" w:cs="Times New Roman"/>
            <w:sz w:val="24"/>
            <w:szCs w:val="24"/>
          </w:rPr>
          <w:t>king</w:t>
        </w:r>
      </w:ins>
      <w:ins w:id="547" w:author="Allen.Chen" w:date="2025-03-10T15:56:00Z">
        <w:r w:rsidR="00BB6E77">
          <w:rPr>
            <w:rFonts w:ascii="Times New Roman" w:hAnsi="Times New Roman" w:cs="Times New Roman"/>
            <w:sz w:val="24"/>
            <w:szCs w:val="24"/>
          </w:rPr>
          <w:t xml:space="preserve"> an additional fishery-independent survey</w:t>
        </w:r>
      </w:ins>
      <w:ins w:id="548" w:author="Allen.Chen" w:date="2025-03-10T15:57:00Z">
        <w:r w:rsidR="00BB6E77">
          <w:rPr>
            <w:rFonts w:ascii="Times New Roman" w:hAnsi="Times New Roman" w:cs="Times New Roman"/>
            <w:sz w:val="24"/>
            <w:szCs w:val="24"/>
          </w:rPr>
          <w:t>.</w:t>
        </w:r>
      </w:ins>
    </w:p>
    <w:p w14:paraId="12B5C623" w14:textId="77777777" w:rsidR="00BB6E77" w:rsidRDefault="00BB6E77" w:rsidP="00F029B7">
      <w:pPr>
        <w:pStyle w:val="NoSpacing"/>
        <w:rPr>
          <w:ins w:id="549" w:author="Allen.Chen" w:date="2025-03-10T15:56:00Z"/>
          <w:rFonts w:ascii="Times New Roman" w:hAnsi="Times New Roman" w:cs="Times New Roman"/>
          <w:sz w:val="24"/>
          <w:szCs w:val="24"/>
        </w:rPr>
      </w:pPr>
    </w:p>
    <w:p w14:paraId="7A2D5696" w14:textId="395A0E77" w:rsidR="00792D31" w:rsidRDefault="001135B6" w:rsidP="00F029B7">
      <w:pPr>
        <w:pStyle w:val="NoSpacing"/>
        <w:rPr>
          <w:rFonts w:ascii="Times New Roman" w:hAnsi="Times New Roman" w:cs="Times New Roman"/>
          <w:sz w:val="24"/>
          <w:szCs w:val="24"/>
        </w:rPr>
      </w:pPr>
      <w:r>
        <w:rPr>
          <w:rFonts w:ascii="Times New Roman" w:hAnsi="Times New Roman" w:cs="Times New Roman"/>
          <w:sz w:val="24"/>
          <w:szCs w:val="24"/>
        </w:rPr>
        <w:t>In contrast</w:t>
      </w:r>
      <w:r w:rsidR="00876ABB">
        <w:rPr>
          <w:rFonts w:ascii="Times New Roman" w:hAnsi="Times New Roman" w:cs="Times New Roman"/>
          <w:sz w:val="24"/>
          <w:szCs w:val="24"/>
        </w:rPr>
        <w:t xml:space="preserve">, an uncorrected index tends to overestimate abundance when mortality is increasing. </w:t>
      </w:r>
      <w:r w:rsidR="00876ABB" w:rsidRPr="00B4207D">
        <w:rPr>
          <w:rFonts w:ascii="Times New Roman" w:hAnsi="Times New Roman" w:cs="Times New Roman"/>
          <w:sz w:val="24"/>
          <w:szCs w:val="24"/>
        </w:rPr>
        <w:t xml:space="preserve">This is consistent with observed </w:t>
      </w:r>
      <w:proofErr w:type="spellStart"/>
      <w:r w:rsidR="00876ABB" w:rsidRPr="00B4207D">
        <w:rPr>
          <w:rFonts w:ascii="Times New Roman" w:hAnsi="Times New Roman" w:cs="Times New Roman"/>
          <w:sz w:val="24"/>
          <w:szCs w:val="24"/>
        </w:rPr>
        <w:t>hyperstable</w:t>
      </w:r>
      <w:proofErr w:type="spellEnd"/>
      <w:r w:rsidR="00876ABB" w:rsidRPr="00B4207D">
        <w:rPr>
          <w:rFonts w:ascii="Times New Roman" w:hAnsi="Times New Roman" w:cs="Times New Roman"/>
          <w:sz w:val="24"/>
          <w:szCs w:val="24"/>
        </w:rPr>
        <w:t xml:space="preserve"> patterns seen in many fisheries (and their associated fishery-dependent abundance indices).</w:t>
      </w:r>
      <w:r w:rsidR="00876ABB">
        <w:rPr>
          <w:rFonts w:ascii="Times New Roman" w:hAnsi="Times New Roman" w:cs="Times New Roman"/>
          <w:sz w:val="24"/>
          <w:szCs w:val="24"/>
        </w:rPr>
        <w:t xml:space="preserve"> Fishers can perform well even when the population is less abundant, due to targeting and private information. Meanwhile, a</w:t>
      </w:r>
      <w:r>
        <w:rPr>
          <w:rFonts w:ascii="Times New Roman" w:hAnsi="Times New Roman" w:cs="Times New Roman"/>
          <w:sz w:val="24"/>
          <w:szCs w:val="24"/>
        </w:rPr>
        <w:t xml:space="preserve">n </w:t>
      </w:r>
      <w:r w:rsidR="00876ABB">
        <w:rPr>
          <w:rFonts w:ascii="Times New Roman" w:hAnsi="Times New Roman" w:cs="Times New Roman"/>
          <w:sz w:val="24"/>
          <w:szCs w:val="24"/>
        </w:rPr>
        <w:t xml:space="preserve">index </w:t>
      </w:r>
      <w:r>
        <w:rPr>
          <w:rFonts w:ascii="Times New Roman" w:hAnsi="Times New Roman" w:cs="Times New Roman"/>
          <w:sz w:val="24"/>
          <w:szCs w:val="24"/>
        </w:rPr>
        <w:t xml:space="preserve">corrected for site selection of fishers </w:t>
      </w:r>
      <w:r w:rsidR="00876ABB">
        <w:rPr>
          <w:rFonts w:ascii="Times New Roman" w:hAnsi="Times New Roman" w:cs="Times New Roman"/>
          <w:sz w:val="24"/>
          <w:szCs w:val="24"/>
        </w:rPr>
        <w:t>mirrors the true abundance pattern well in baseline scenarios</w:t>
      </w:r>
      <w:ins w:id="550" w:author="Allen.Chen" w:date="2025-03-10T15:57:00Z">
        <w:r w:rsidR="00BB6E77">
          <w:rPr>
            <w:rFonts w:ascii="Times New Roman" w:hAnsi="Times New Roman" w:cs="Times New Roman"/>
            <w:sz w:val="24"/>
            <w:szCs w:val="24"/>
          </w:rPr>
          <w:t>, and gives similar results to a randomly sampled population.</w:t>
        </w:r>
      </w:ins>
      <w:del w:id="551" w:author="Allen.Chen" w:date="2025-03-10T15:57:00Z">
        <w:r w:rsidR="00876ABB" w:rsidDel="00BB6E77">
          <w:rPr>
            <w:rFonts w:ascii="Times New Roman" w:hAnsi="Times New Roman" w:cs="Times New Roman"/>
            <w:sz w:val="24"/>
            <w:szCs w:val="24"/>
          </w:rPr>
          <w:delText>.</w:delText>
        </w:r>
      </w:del>
    </w:p>
    <w:p w14:paraId="74285556" w14:textId="3AC03173" w:rsidR="00792D31" w:rsidRDefault="00792D31" w:rsidP="00F029B7">
      <w:pPr>
        <w:pStyle w:val="NoSpacing"/>
        <w:rPr>
          <w:rFonts w:ascii="Times New Roman" w:hAnsi="Times New Roman" w:cs="Times New Roman"/>
          <w:sz w:val="24"/>
          <w:szCs w:val="24"/>
        </w:rPr>
      </w:pPr>
    </w:p>
    <w:p w14:paraId="7A35DD25" w14:textId="7F665234" w:rsidR="00792D31" w:rsidRDefault="00AF66AF" w:rsidP="00F029B7">
      <w:pPr>
        <w:pStyle w:val="NoSpacing"/>
        <w:rPr>
          <w:rFonts w:ascii="Times New Roman" w:hAnsi="Times New Roman" w:cs="Times New Roman"/>
          <w:sz w:val="24"/>
          <w:szCs w:val="24"/>
        </w:rPr>
      </w:pPr>
      <w:r>
        <w:rPr>
          <w:rFonts w:ascii="Times New Roman" w:hAnsi="Times New Roman" w:cs="Times New Roman"/>
          <w:sz w:val="24"/>
          <w:szCs w:val="24"/>
        </w:rPr>
        <w:t xml:space="preserve">In our </w:t>
      </w:r>
      <w:r w:rsidR="001135B6">
        <w:rPr>
          <w:rFonts w:ascii="Times New Roman" w:hAnsi="Times New Roman" w:cs="Times New Roman"/>
          <w:sz w:val="24"/>
          <w:szCs w:val="24"/>
        </w:rPr>
        <w:t xml:space="preserve">Baseline </w:t>
      </w:r>
      <w:r>
        <w:rPr>
          <w:rFonts w:ascii="Times New Roman" w:hAnsi="Times New Roman" w:cs="Times New Roman"/>
          <w:sz w:val="24"/>
          <w:szCs w:val="24"/>
        </w:rPr>
        <w:t>Scenario 1, the corrected index performs well both on average and in terms of uncertainty, when compared to a randomly-sampled index meant to mimic an additional fishery-independent survey. However, e</w:t>
      </w:r>
      <w:r w:rsidR="005C45F1">
        <w:rPr>
          <w:rFonts w:ascii="Times New Roman" w:hAnsi="Times New Roman" w:cs="Times New Roman"/>
          <w:sz w:val="24"/>
          <w:szCs w:val="24"/>
        </w:rPr>
        <w:t xml:space="preserve">ven when fisher coverage is not evenly dispersed in </w:t>
      </w:r>
      <w:r w:rsidR="004C0CED">
        <w:rPr>
          <w:rFonts w:ascii="Times New Roman" w:hAnsi="Times New Roman" w:cs="Times New Roman"/>
          <w:sz w:val="24"/>
          <w:szCs w:val="24"/>
        </w:rPr>
        <w:t xml:space="preserve">Partial Fisher Coverage </w:t>
      </w:r>
      <w:r w:rsidR="005C45F1">
        <w:rPr>
          <w:rFonts w:ascii="Times New Roman" w:hAnsi="Times New Roman" w:cs="Times New Roman"/>
          <w:sz w:val="24"/>
          <w:szCs w:val="24"/>
        </w:rPr>
        <w:t>Scenario 2, the correction still performs relatively well</w:t>
      </w:r>
      <w:r w:rsidR="002A02CA">
        <w:rPr>
          <w:rFonts w:ascii="Times New Roman" w:hAnsi="Times New Roman" w:cs="Times New Roman"/>
          <w:sz w:val="24"/>
          <w:szCs w:val="24"/>
        </w:rPr>
        <w:t>, however,</w:t>
      </w:r>
      <w:r w:rsidR="005C45F1">
        <w:rPr>
          <w:rFonts w:ascii="Times New Roman" w:hAnsi="Times New Roman" w:cs="Times New Roman"/>
          <w:sz w:val="24"/>
          <w:szCs w:val="24"/>
        </w:rPr>
        <w:t xml:space="preserve"> estimates are more uncertain across replicates.</w:t>
      </w:r>
    </w:p>
    <w:p w14:paraId="43C4A9D3" w14:textId="2980A9E4" w:rsidR="005C45F1" w:rsidRDefault="005C45F1" w:rsidP="00F029B7">
      <w:pPr>
        <w:pStyle w:val="NoSpacing"/>
        <w:rPr>
          <w:rFonts w:ascii="Times New Roman" w:hAnsi="Times New Roman" w:cs="Times New Roman"/>
          <w:sz w:val="24"/>
          <w:szCs w:val="24"/>
        </w:rPr>
      </w:pPr>
    </w:p>
    <w:p w14:paraId="480248D9" w14:textId="2EECD32A" w:rsidR="005C45F1" w:rsidRDefault="005C45F1" w:rsidP="00F029B7">
      <w:pPr>
        <w:pStyle w:val="NoSpacing"/>
        <w:rPr>
          <w:rFonts w:ascii="Times New Roman" w:hAnsi="Times New Roman" w:cs="Times New Roman"/>
          <w:sz w:val="24"/>
          <w:szCs w:val="24"/>
        </w:rPr>
      </w:pPr>
      <w:r>
        <w:rPr>
          <w:rFonts w:ascii="Times New Roman" w:hAnsi="Times New Roman" w:cs="Times New Roman"/>
          <w:sz w:val="24"/>
          <w:szCs w:val="24"/>
        </w:rPr>
        <w:t xml:space="preserve">When </w:t>
      </w:r>
      <w:r w:rsidR="006E2F56">
        <w:rPr>
          <w:rFonts w:ascii="Times New Roman" w:hAnsi="Times New Roman" w:cs="Times New Roman"/>
          <w:sz w:val="24"/>
          <w:szCs w:val="24"/>
        </w:rPr>
        <w:t xml:space="preserve">the </w:t>
      </w:r>
      <w:r w:rsidR="00277C9E">
        <w:rPr>
          <w:rFonts w:ascii="Times New Roman" w:hAnsi="Times New Roman" w:cs="Times New Roman"/>
          <w:sz w:val="24"/>
          <w:szCs w:val="24"/>
        </w:rPr>
        <w:t xml:space="preserve">spatial </w:t>
      </w:r>
      <w:r>
        <w:rPr>
          <w:rFonts w:ascii="Times New Roman" w:hAnsi="Times New Roman" w:cs="Times New Roman"/>
          <w:sz w:val="24"/>
          <w:szCs w:val="24"/>
        </w:rPr>
        <w:t xml:space="preserve">abundance </w:t>
      </w:r>
      <w:r w:rsidR="00277C9E">
        <w:rPr>
          <w:rFonts w:ascii="Times New Roman" w:hAnsi="Times New Roman" w:cs="Times New Roman"/>
          <w:sz w:val="24"/>
          <w:szCs w:val="24"/>
        </w:rPr>
        <w:t xml:space="preserve">distribution </w:t>
      </w:r>
      <w:r>
        <w:rPr>
          <w:rFonts w:ascii="Times New Roman" w:hAnsi="Times New Roman" w:cs="Times New Roman"/>
          <w:sz w:val="24"/>
          <w:szCs w:val="24"/>
        </w:rPr>
        <w:t>is random</w:t>
      </w:r>
      <w:r w:rsidR="00AF66AF">
        <w:rPr>
          <w:rFonts w:ascii="Times New Roman" w:hAnsi="Times New Roman" w:cs="Times New Roman"/>
          <w:sz w:val="24"/>
          <w:szCs w:val="24"/>
        </w:rPr>
        <w:t xml:space="preserve"> in </w:t>
      </w:r>
      <w:r w:rsidR="004C0CED">
        <w:rPr>
          <w:rFonts w:ascii="Times New Roman" w:hAnsi="Times New Roman" w:cs="Times New Roman"/>
          <w:sz w:val="24"/>
          <w:szCs w:val="24"/>
        </w:rPr>
        <w:t xml:space="preserve">Random Spatial Abundance </w:t>
      </w:r>
      <w:r w:rsidR="00AF66AF">
        <w:rPr>
          <w:rFonts w:ascii="Times New Roman" w:hAnsi="Times New Roman" w:cs="Times New Roman"/>
          <w:sz w:val="24"/>
          <w:szCs w:val="24"/>
        </w:rPr>
        <w:t>Scenario 3</w:t>
      </w:r>
      <w:r>
        <w:rPr>
          <w:rFonts w:ascii="Times New Roman" w:hAnsi="Times New Roman" w:cs="Times New Roman"/>
          <w:sz w:val="24"/>
          <w:szCs w:val="24"/>
        </w:rPr>
        <w:t xml:space="preserve">, again the correction performs relatively well, especially in comparison to the uncorrected index. This is because </w:t>
      </w:r>
      <w:r w:rsidR="00AF66AF">
        <w:rPr>
          <w:rFonts w:ascii="Times New Roman" w:hAnsi="Times New Roman" w:cs="Times New Roman"/>
          <w:sz w:val="24"/>
          <w:szCs w:val="24"/>
        </w:rPr>
        <w:t>even though</w:t>
      </w:r>
      <w:r>
        <w:rPr>
          <w:rFonts w:ascii="Times New Roman" w:hAnsi="Times New Roman" w:cs="Times New Roman"/>
          <w:sz w:val="24"/>
          <w:szCs w:val="24"/>
        </w:rPr>
        <w:t xml:space="preserve"> the fisher does not sample all </w:t>
      </w:r>
      <w:r w:rsidR="009B7147">
        <w:rPr>
          <w:rFonts w:ascii="Times New Roman" w:hAnsi="Times New Roman" w:cs="Times New Roman"/>
          <w:sz w:val="24"/>
          <w:szCs w:val="24"/>
        </w:rPr>
        <w:t>area</w:t>
      </w:r>
      <w:r>
        <w:rPr>
          <w:rFonts w:ascii="Times New Roman" w:hAnsi="Times New Roman" w:cs="Times New Roman"/>
          <w:sz w:val="24"/>
          <w:szCs w:val="24"/>
        </w:rPr>
        <w:t xml:space="preserve">s due to cost of travel and habitat, missing observations are not systematically biased in any way – fishers are just as likely to miss high-abundance </w:t>
      </w:r>
      <w:r w:rsidR="009B7147">
        <w:rPr>
          <w:rFonts w:ascii="Times New Roman" w:hAnsi="Times New Roman" w:cs="Times New Roman"/>
          <w:sz w:val="24"/>
          <w:szCs w:val="24"/>
        </w:rPr>
        <w:t>area</w:t>
      </w:r>
      <w:r>
        <w:rPr>
          <w:rFonts w:ascii="Times New Roman" w:hAnsi="Times New Roman" w:cs="Times New Roman"/>
          <w:sz w:val="24"/>
          <w:szCs w:val="24"/>
        </w:rPr>
        <w:t xml:space="preserve">s as low-abundance </w:t>
      </w:r>
      <w:r w:rsidR="009B7147">
        <w:rPr>
          <w:rFonts w:ascii="Times New Roman" w:hAnsi="Times New Roman" w:cs="Times New Roman"/>
          <w:sz w:val="24"/>
          <w:szCs w:val="24"/>
        </w:rPr>
        <w:t>area</w:t>
      </w:r>
      <w:r>
        <w:rPr>
          <w:rFonts w:ascii="Times New Roman" w:hAnsi="Times New Roman" w:cs="Times New Roman"/>
          <w:sz w:val="24"/>
          <w:szCs w:val="24"/>
        </w:rPr>
        <w:t>s, when travel is costly enough. However the uncertainty around the estimates is again larger compared to our baseline randomly-sampled index.</w:t>
      </w:r>
    </w:p>
    <w:p w14:paraId="1B6BE609" w14:textId="5653C3E5" w:rsidR="005C45F1" w:rsidDel="002246BA" w:rsidRDefault="005C45F1" w:rsidP="00F029B7">
      <w:pPr>
        <w:pStyle w:val="NoSpacing"/>
        <w:rPr>
          <w:del w:id="552" w:author="Allen.Chen" w:date="2025-03-11T17:01:00Z"/>
          <w:rFonts w:ascii="Times New Roman" w:hAnsi="Times New Roman" w:cs="Times New Roman"/>
          <w:sz w:val="24"/>
          <w:szCs w:val="24"/>
        </w:rPr>
      </w:pPr>
    </w:p>
    <w:p w14:paraId="09334E85" w14:textId="74738C87" w:rsidR="005C45F1" w:rsidDel="002246BA" w:rsidRDefault="005C45F1" w:rsidP="00F029B7">
      <w:pPr>
        <w:pStyle w:val="NoSpacing"/>
        <w:rPr>
          <w:del w:id="553" w:author="Allen.Chen" w:date="2025-03-11T17:01:00Z"/>
          <w:rFonts w:ascii="Times New Roman" w:hAnsi="Times New Roman" w:cs="Times New Roman"/>
          <w:sz w:val="24"/>
          <w:szCs w:val="24"/>
        </w:rPr>
      </w:pPr>
      <w:del w:id="554" w:author="Allen.Chen" w:date="2025-03-11T17:01:00Z">
        <w:r w:rsidDel="002246BA">
          <w:rPr>
            <w:rFonts w:ascii="Times New Roman" w:hAnsi="Times New Roman" w:cs="Times New Roman"/>
            <w:sz w:val="24"/>
            <w:szCs w:val="24"/>
          </w:rPr>
          <w:delText>Finally, when there is a trend, both the uncorrected and corrected indices perform poorly</w:delText>
        </w:r>
        <w:r w:rsidR="004C0CED" w:rsidDel="002246BA">
          <w:rPr>
            <w:rFonts w:ascii="Times New Roman" w:hAnsi="Times New Roman" w:cs="Times New Roman"/>
            <w:sz w:val="24"/>
            <w:szCs w:val="24"/>
          </w:rPr>
          <w:delText xml:space="preserve"> (Trending Spatial Abundance Scenario 4)</w:delText>
        </w:r>
        <w:r w:rsidDel="002246BA">
          <w:rPr>
            <w:rFonts w:ascii="Times New Roman" w:hAnsi="Times New Roman" w:cs="Times New Roman"/>
            <w:sz w:val="24"/>
            <w:szCs w:val="24"/>
          </w:rPr>
          <w:delText xml:space="preserve">. Fishers are no longer missing high-abundance </w:delText>
        </w:r>
        <w:r w:rsidR="009B7147" w:rsidDel="002246BA">
          <w:rPr>
            <w:rFonts w:ascii="Times New Roman" w:hAnsi="Times New Roman" w:cs="Times New Roman"/>
            <w:sz w:val="24"/>
            <w:szCs w:val="24"/>
          </w:rPr>
          <w:delText>area</w:delText>
        </w:r>
        <w:r w:rsidDel="002246BA">
          <w:rPr>
            <w:rFonts w:ascii="Times New Roman" w:hAnsi="Times New Roman" w:cs="Times New Roman"/>
            <w:sz w:val="24"/>
            <w:szCs w:val="24"/>
          </w:rPr>
          <w:delText xml:space="preserve">s randomly, but rather </w:delText>
        </w:r>
        <w:r w:rsidR="002471D2" w:rsidDel="002246BA">
          <w:rPr>
            <w:rFonts w:ascii="Times New Roman" w:hAnsi="Times New Roman" w:cs="Times New Roman"/>
            <w:sz w:val="24"/>
            <w:szCs w:val="24"/>
          </w:rPr>
          <w:delText xml:space="preserve">systematically fishing on more and more abundant </w:delText>
        </w:r>
        <w:r w:rsidR="009B7147" w:rsidDel="002246BA">
          <w:rPr>
            <w:rFonts w:ascii="Times New Roman" w:hAnsi="Times New Roman" w:cs="Times New Roman"/>
            <w:sz w:val="24"/>
            <w:szCs w:val="24"/>
          </w:rPr>
          <w:delText>area</w:delText>
        </w:r>
        <w:r w:rsidR="002471D2" w:rsidDel="002246BA">
          <w:rPr>
            <w:rFonts w:ascii="Times New Roman" w:hAnsi="Times New Roman" w:cs="Times New Roman"/>
            <w:sz w:val="24"/>
            <w:szCs w:val="24"/>
          </w:rPr>
          <w:delText xml:space="preserve">s due to the </w:delText>
        </w:r>
        <w:r w:rsidR="00D25B1D" w:rsidDel="002246BA">
          <w:rPr>
            <w:rFonts w:ascii="Times New Roman" w:hAnsi="Times New Roman" w:cs="Times New Roman"/>
            <w:sz w:val="24"/>
            <w:szCs w:val="24"/>
          </w:rPr>
          <w:delText xml:space="preserve">eastward </w:delText>
        </w:r>
        <w:r w:rsidR="002471D2" w:rsidDel="002246BA">
          <w:rPr>
            <w:rFonts w:ascii="Times New Roman" w:hAnsi="Times New Roman" w:cs="Times New Roman"/>
            <w:sz w:val="24"/>
            <w:szCs w:val="24"/>
          </w:rPr>
          <w:delText xml:space="preserve">spatial trend. Without the ability to sample or extrapolate to </w:delText>
        </w:r>
        <w:r w:rsidR="009B7147" w:rsidDel="002246BA">
          <w:rPr>
            <w:rFonts w:ascii="Times New Roman" w:hAnsi="Times New Roman" w:cs="Times New Roman"/>
            <w:sz w:val="24"/>
            <w:szCs w:val="24"/>
          </w:rPr>
          <w:delText>area</w:delText>
        </w:r>
        <w:r w:rsidR="002471D2" w:rsidDel="002246BA">
          <w:rPr>
            <w:rFonts w:ascii="Times New Roman" w:hAnsi="Times New Roman" w:cs="Times New Roman"/>
            <w:sz w:val="24"/>
            <w:szCs w:val="24"/>
          </w:rPr>
          <w:delText xml:space="preserve">s not </w:delText>
        </w:r>
        <w:r w:rsidR="00AF66AF" w:rsidDel="002246BA">
          <w:rPr>
            <w:rFonts w:ascii="Times New Roman" w:hAnsi="Times New Roman" w:cs="Times New Roman"/>
            <w:sz w:val="24"/>
            <w:szCs w:val="24"/>
          </w:rPr>
          <w:delText>visited</w:delText>
        </w:r>
        <w:r w:rsidR="002471D2" w:rsidDel="002246BA">
          <w:rPr>
            <w:rFonts w:ascii="Times New Roman" w:hAnsi="Times New Roman" w:cs="Times New Roman"/>
            <w:sz w:val="24"/>
            <w:szCs w:val="24"/>
          </w:rPr>
          <w:delText xml:space="preserve"> by the fisher, for example with fishery-independent surveys, the analyst is unable to correct for data they do not observe.</w:delText>
        </w:r>
        <w:r w:rsidR="00740760" w:rsidDel="002246BA">
          <w:rPr>
            <w:rFonts w:ascii="Times New Roman" w:hAnsi="Times New Roman" w:cs="Times New Roman"/>
            <w:sz w:val="24"/>
            <w:szCs w:val="24"/>
          </w:rPr>
          <w:delText xml:space="preserve"> However, Figure </w:delText>
        </w:r>
      </w:del>
      <w:del w:id="555" w:author="Allen.Chen" w:date="2025-03-11T13:48:00Z">
        <w:r w:rsidR="00740760" w:rsidDel="00303210">
          <w:rPr>
            <w:rFonts w:ascii="Times New Roman" w:hAnsi="Times New Roman" w:cs="Times New Roman"/>
            <w:sz w:val="24"/>
            <w:szCs w:val="24"/>
          </w:rPr>
          <w:delText xml:space="preserve">5 </w:delText>
        </w:r>
      </w:del>
      <w:del w:id="556" w:author="Allen.Chen" w:date="2025-03-11T17:01:00Z">
        <w:r w:rsidR="00740760" w:rsidDel="002246BA">
          <w:rPr>
            <w:rFonts w:ascii="Times New Roman" w:hAnsi="Times New Roman" w:cs="Times New Roman"/>
            <w:sz w:val="24"/>
            <w:szCs w:val="24"/>
          </w:rPr>
          <w:delText xml:space="preserve">suggests that </w:delText>
        </w:r>
        <w:r w:rsidR="000B3E19" w:rsidDel="002246BA">
          <w:rPr>
            <w:rFonts w:ascii="Times New Roman" w:hAnsi="Times New Roman" w:cs="Times New Roman"/>
            <w:sz w:val="24"/>
            <w:szCs w:val="24"/>
          </w:rPr>
          <w:delText xml:space="preserve">as the </w:delText>
        </w:r>
        <w:r w:rsidR="00FC388C" w:rsidDel="002246BA">
          <w:rPr>
            <w:rFonts w:ascii="Times New Roman" w:hAnsi="Times New Roman" w:cs="Times New Roman"/>
            <w:sz w:val="24"/>
            <w:szCs w:val="24"/>
          </w:rPr>
          <w:delText xml:space="preserve">majority of the biomass </w:delText>
        </w:r>
        <w:r w:rsidR="000B3E19" w:rsidDel="002246BA">
          <w:rPr>
            <w:rFonts w:ascii="Times New Roman" w:hAnsi="Times New Roman" w:cs="Times New Roman"/>
            <w:sz w:val="24"/>
            <w:szCs w:val="24"/>
          </w:rPr>
          <w:delText>moves into the s</w:delText>
        </w:r>
        <w:r w:rsidR="00FC388C" w:rsidDel="002246BA">
          <w:rPr>
            <w:rFonts w:ascii="Times New Roman" w:hAnsi="Times New Roman" w:cs="Times New Roman"/>
            <w:sz w:val="24"/>
            <w:szCs w:val="24"/>
          </w:rPr>
          <w:delText>ampled area,</w:delText>
        </w:r>
        <w:r w:rsidR="00740760" w:rsidDel="002246BA">
          <w:rPr>
            <w:rFonts w:ascii="Times New Roman" w:hAnsi="Times New Roman" w:cs="Times New Roman"/>
            <w:sz w:val="24"/>
            <w:szCs w:val="24"/>
          </w:rPr>
          <w:delText xml:space="preserve"> the corrected estimates still exhibit less error than the uncorrected.</w:delText>
        </w:r>
      </w:del>
      <w:del w:id="557" w:author="Allen.Chen" w:date="2025-03-11T13:48:00Z">
        <w:r w:rsidR="00740760" w:rsidDel="00303210">
          <w:rPr>
            <w:rFonts w:ascii="Times New Roman" w:hAnsi="Times New Roman" w:cs="Times New Roman"/>
            <w:sz w:val="24"/>
            <w:szCs w:val="24"/>
          </w:rPr>
          <w:delText xml:space="preserve"> </w:delText>
        </w:r>
      </w:del>
    </w:p>
    <w:p w14:paraId="1AEC0CDF" w14:textId="1A40EB35" w:rsidR="00964AC5" w:rsidRPr="00B4207D" w:rsidRDefault="00964AC5" w:rsidP="00F029B7">
      <w:pPr>
        <w:pStyle w:val="NoSpacing"/>
        <w:rPr>
          <w:rFonts w:ascii="Times New Roman" w:hAnsi="Times New Roman" w:cs="Times New Roman"/>
          <w:sz w:val="24"/>
          <w:szCs w:val="24"/>
        </w:rPr>
      </w:pPr>
    </w:p>
    <w:p w14:paraId="67749E3A" w14:textId="0C4F8D44" w:rsidR="00F029B7" w:rsidRPr="00B4207D" w:rsidRDefault="00F16F1B" w:rsidP="00310105">
      <w:pPr>
        <w:pStyle w:val="NoSpacing"/>
        <w:rPr>
          <w:rFonts w:ascii="Times New Roman" w:hAnsi="Times New Roman" w:cs="Times New Roman"/>
          <w:sz w:val="24"/>
          <w:szCs w:val="24"/>
        </w:rPr>
      </w:pPr>
      <w:r>
        <w:rPr>
          <w:noProof/>
        </w:rPr>
        <w:lastRenderedPageBreak/>
        <w:drawing>
          <wp:inline distT="0" distB="0" distL="0" distR="0" wp14:anchorId="1AB3ED41" wp14:editId="0D058DBB">
            <wp:extent cx="5943600" cy="5943600"/>
            <wp:effectExtent l="0" t="0" r="0" b="0"/>
            <wp:docPr id="2" name="Picture 2" descr="C:\Users\Allen.Chen\AppData\Local\Microsoft\Windows\INetCache\Content.Word\abundline_err_fac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en.Chen\AppData\Local\Microsoft\Windows\INetCache\Content.Word\abundline_err_face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FE6FE65" w14:textId="32E43C95" w:rsidR="00F029B7" w:rsidRPr="00B4207D" w:rsidRDefault="00F029B7" w:rsidP="00F029B7">
      <w:pPr>
        <w:pStyle w:val="NoSpacing"/>
        <w:rPr>
          <w:rFonts w:ascii="Times New Roman" w:hAnsi="Times New Roman" w:cs="Times New Roman"/>
          <w:sz w:val="24"/>
          <w:szCs w:val="24"/>
        </w:rPr>
      </w:pPr>
      <w:bookmarkStart w:id="558" w:name="_Ref71732199"/>
      <w:r w:rsidRPr="00B4207D">
        <w:rPr>
          <w:rFonts w:ascii="Times New Roman" w:hAnsi="Times New Roman" w:cs="Times New Roman"/>
          <w:sz w:val="24"/>
          <w:szCs w:val="24"/>
        </w:rPr>
        <w:t xml:space="preserve">Figure </w:t>
      </w:r>
      <w:r w:rsidRPr="00B4207D">
        <w:rPr>
          <w:rFonts w:ascii="Times New Roman" w:hAnsi="Times New Roman" w:cs="Times New Roman"/>
          <w:sz w:val="24"/>
          <w:szCs w:val="24"/>
        </w:rPr>
        <w:fldChar w:fldCharType="begin"/>
      </w:r>
      <w:r w:rsidRPr="00B4207D">
        <w:rPr>
          <w:rFonts w:ascii="Times New Roman" w:hAnsi="Times New Roman" w:cs="Times New Roman"/>
          <w:sz w:val="24"/>
          <w:szCs w:val="24"/>
        </w:rPr>
        <w:instrText xml:space="preserve"> SEQ Figure \* ARABIC </w:instrText>
      </w:r>
      <w:r w:rsidRPr="00B4207D">
        <w:rPr>
          <w:rFonts w:ascii="Times New Roman" w:hAnsi="Times New Roman" w:cs="Times New Roman"/>
          <w:sz w:val="24"/>
          <w:szCs w:val="24"/>
        </w:rPr>
        <w:fldChar w:fldCharType="separate"/>
      </w:r>
      <w:r w:rsidR="00B3437D">
        <w:rPr>
          <w:rFonts w:ascii="Times New Roman" w:hAnsi="Times New Roman" w:cs="Times New Roman"/>
          <w:noProof/>
          <w:sz w:val="24"/>
          <w:szCs w:val="24"/>
        </w:rPr>
        <w:t>6</w:t>
      </w:r>
      <w:r w:rsidRPr="00B4207D">
        <w:rPr>
          <w:rFonts w:ascii="Times New Roman" w:hAnsi="Times New Roman" w:cs="Times New Roman"/>
          <w:sz w:val="24"/>
          <w:szCs w:val="24"/>
        </w:rPr>
        <w:fldChar w:fldCharType="end"/>
      </w:r>
      <w:bookmarkEnd w:id="558"/>
      <w:r w:rsidR="005D1EE7">
        <w:rPr>
          <w:rFonts w:ascii="Times New Roman" w:hAnsi="Times New Roman" w:cs="Times New Roman"/>
          <w:sz w:val="24"/>
          <w:szCs w:val="24"/>
        </w:rPr>
        <w:t>: Scenario 1 Baseline (</w:t>
      </w:r>
      <w:r w:rsidR="005C45F1">
        <w:rPr>
          <w:rFonts w:ascii="Times New Roman" w:hAnsi="Times New Roman" w:cs="Times New Roman"/>
          <w:sz w:val="24"/>
          <w:szCs w:val="24"/>
        </w:rPr>
        <w:t>upper left</w:t>
      </w:r>
      <w:r w:rsidR="005D1EE7">
        <w:rPr>
          <w:rFonts w:ascii="Times New Roman" w:hAnsi="Times New Roman" w:cs="Times New Roman"/>
          <w:sz w:val="24"/>
          <w:szCs w:val="24"/>
        </w:rPr>
        <w:t>), Scenario 2 Partial Fisher Coverage (</w:t>
      </w:r>
      <w:r w:rsidR="005C45F1">
        <w:rPr>
          <w:rFonts w:ascii="Times New Roman" w:hAnsi="Times New Roman" w:cs="Times New Roman"/>
          <w:sz w:val="24"/>
          <w:szCs w:val="24"/>
        </w:rPr>
        <w:t>upper right</w:t>
      </w:r>
      <w:r w:rsidR="005D1EE7">
        <w:rPr>
          <w:rFonts w:ascii="Times New Roman" w:hAnsi="Times New Roman" w:cs="Times New Roman"/>
          <w:sz w:val="24"/>
          <w:szCs w:val="24"/>
        </w:rPr>
        <w:t>)</w:t>
      </w:r>
      <w:r w:rsidR="005C45F1">
        <w:rPr>
          <w:rFonts w:ascii="Times New Roman" w:hAnsi="Times New Roman" w:cs="Times New Roman"/>
          <w:sz w:val="24"/>
          <w:szCs w:val="24"/>
        </w:rPr>
        <w:t xml:space="preserve">, Scenario 3 Random Abundance (lower left), </w:t>
      </w:r>
      <w:r w:rsidR="00AF66AF">
        <w:rPr>
          <w:rFonts w:ascii="Times New Roman" w:hAnsi="Times New Roman" w:cs="Times New Roman"/>
          <w:sz w:val="24"/>
          <w:szCs w:val="24"/>
        </w:rPr>
        <w:t>and Scenario</w:t>
      </w:r>
      <w:r w:rsidR="005C45F1">
        <w:rPr>
          <w:rFonts w:ascii="Times New Roman" w:hAnsi="Times New Roman" w:cs="Times New Roman"/>
          <w:sz w:val="24"/>
          <w:szCs w:val="24"/>
        </w:rPr>
        <w:t xml:space="preserve"> 4 Trending Abundance (lower right). </w:t>
      </w:r>
      <w:r w:rsidR="00F16F1B">
        <w:rPr>
          <w:rFonts w:ascii="Times New Roman" w:hAnsi="Times New Roman" w:cs="Times New Roman"/>
          <w:sz w:val="24"/>
          <w:szCs w:val="24"/>
        </w:rPr>
        <w:t xml:space="preserve">Points are mean </w:t>
      </w:r>
      <w:r w:rsidR="000B3E19">
        <w:rPr>
          <w:rFonts w:ascii="Times New Roman" w:hAnsi="Times New Roman" w:cs="Times New Roman"/>
          <w:sz w:val="24"/>
          <w:szCs w:val="24"/>
        </w:rPr>
        <w:t>values</w:t>
      </w:r>
      <w:r w:rsidR="00F16F1B">
        <w:rPr>
          <w:rFonts w:ascii="Times New Roman" w:hAnsi="Times New Roman" w:cs="Times New Roman"/>
          <w:sz w:val="24"/>
          <w:szCs w:val="24"/>
        </w:rPr>
        <w:t xml:space="preserve"> in each year, and s</w:t>
      </w:r>
      <w:r w:rsidR="005C45F1">
        <w:rPr>
          <w:rFonts w:ascii="Times New Roman" w:hAnsi="Times New Roman" w:cs="Times New Roman"/>
          <w:sz w:val="24"/>
          <w:szCs w:val="24"/>
        </w:rPr>
        <w:t>haded regions are two standard errors</w:t>
      </w:r>
      <w:r w:rsidR="00F16F1B">
        <w:rPr>
          <w:rFonts w:ascii="Times New Roman" w:hAnsi="Times New Roman" w:cs="Times New Roman"/>
          <w:sz w:val="24"/>
          <w:szCs w:val="24"/>
        </w:rPr>
        <w:t xml:space="preserve"> where the standard deviation </w:t>
      </w:r>
      <w:r w:rsidR="000B3E19">
        <w:rPr>
          <w:rFonts w:ascii="Times New Roman" w:hAnsi="Times New Roman" w:cs="Times New Roman"/>
          <w:sz w:val="24"/>
          <w:szCs w:val="24"/>
        </w:rPr>
        <w:t>in</w:t>
      </w:r>
      <w:r w:rsidR="00F16F1B">
        <w:rPr>
          <w:rFonts w:ascii="Times New Roman" w:hAnsi="Times New Roman" w:cs="Times New Roman"/>
          <w:sz w:val="24"/>
          <w:szCs w:val="24"/>
        </w:rPr>
        <w:t xml:space="preserve"> a year is divided by the square root of the number of iterations</w:t>
      </w:r>
      <w:r w:rsidR="005C45F1">
        <w:rPr>
          <w:rFonts w:ascii="Times New Roman" w:hAnsi="Times New Roman" w:cs="Times New Roman"/>
          <w:sz w:val="24"/>
          <w:szCs w:val="24"/>
        </w:rPr>
        <w:t>.</w:t>
      </w:r>
    </w:p>
    <w:p w14:paraId="5BBA5509" w14:textId="38F29910" w:rsidR="00F029B7" w:rsidRDefault="00F029B7" w:rsidP="00F029B7">
      <w:pPr>
        <w:pStyle w:val="NoSpacing"/>
        <w:rPr>
          <w:ins w:id="559" w:author="Allen.Chen" w:date="2025-03-11T17:01:00Z"/>
          <w:rFonts w:ascii="Times New Roman" w:hAnsi="Times New Roman" w:cs="Times New Roman"/>
          <w:sz w:val="24"/>
          <w:szCs w:val="24"/>
        </w:rPr>
      </w:pPr>
    </w:p>
    <w:p w14:paraId="5E51CEC1" w14:textId="77777777" w:rsidR="002246BA" w:rsidRDefault="002246BA" w:rsidP="002246BA">
      <w:pPr>
        <w:pStyle w:val="NoSpacing"/>
        <w:rPr>
          <w:ins w:id="560" w:author="Allen.Chen" w:date="2025-03-11T17:01:00Z"/>
          <w:rFonts w:ascii="Times New Roman" w:hAnsi="Times New Roman" w:cs="Times New Roman"/>
          <w:sz w:val="24"/>
          <w:szCs w:val="24"/>
        </w:rPr>
      </w:pPr>
    </w:p>
    <w:p w14:paraId="4DE6C3CB" w14:textId="3E271E78" w:rsidR="002246BA" w:rsidRDefault="002246BA" w:rsidP="002246BA">
      <w:pPr>
        <w:pStyle w:val="NoSpacing"/>
        <w:rPr>
          <w:ins w:id="561" w:author="Allen.Chen" w:date="2025-03-11T17:02:00Z"/>
          <w:rFonts w:ascii="Times New Roman" w:hAnsi="Times New Roman" w:cs="Times New Roman"/>
          <w:sz w:val="24"/>
          <w:szCs w:val="24"/>
        </w:rPr>
      </w:pPr>
      <w:ins w:id="562" w:author="Allen.Chen" w:date="2025-03-11T17:01:00Z">
        <w:r>
          <w:rPr>
            <w:rFonts w:ascii="Times New Roman" w:hAnsi="Times New Roman" w:cs="Times New Roman"/>
            <w:sz w:val="24"/>
            <w:szCs w:val="24"/>
          </w:rPr>
          <w:t xml:space="preserve">Finally, when there is a trend, both the uncorrected and corrected indices perform poorly (Trending Spatial Abundance Scenario 4). Fishers are no longer missing high-abundance areas randomly, but rather systematically fishing on more and more abundant areas due to the eastward spatial trend. Without the ability to sample or extrapolate to areas not visited by the fisher, for example with fishery-independent surveys, the analyst is unable to correct for data they do not observe. However, Figure 6 suggests that as the majority of the biomass moves into the sampled area, the corrected estimates still exhibit less error than the uncorrected. Compared to Scenario 3, </w:t>
        </w:r>
        <w:r>
          <w:rPr>
            <w:rFonts w:ascii="Times New Roman" w:hAnsi="Times New Roman" w:cs="Times New Roman"/>
            <w:sz w:val="24"/>
            <w:szCs w:val="24"/>
          </w:rPr>
          <w:lastRenderedPageBreak/>
          <w:t>this implies non-static abundance over years is not necessarily a problem for the corrected estimates, rather it is the existence of a spatial trend causes more of an issue in estimation.</w:t>
        </w:r>
      </w:ins>
    </w:p>
    <w:p w14:paraId="7DC8A83F" w14:textId="77777777" w:rsidR="002246BA" w:rsidRPr="00B4207D" w:rsidRDefault="002246BA" w:rsidP="002246BA">
      <w:pPr>
        <w:pStyle w:val="NoSpacing"/>
        <w:rPr>
          <w:rFonts w:ascii="Times New Roman" w:hAnsi="Times New Roman" w:cs="Times New Roman"/>
          <w:sz w:val="24"/>
          <w:szCs w:val="24"/>
        </w:rPr>
      </w:pPr>
    </w:p>
    <w:p w14:paraId="1C07B99B" w14:textId="7BA465E3" w:rsidR="00B631FE" w:rsidRPr="0006053A" w:rsidRDefault="004A78EE" w:rsidP="00CE75C6">
      <w:pPr>
        <w:pStyle w:val="Heading2"/>
        <w:rPr>
          <w:rFonts w:ascii="Times New Roman" w:hAnsi="Times New Roman"/>
          <w:sz w:val="24"/>
        </w:rPr>
      </w:pPr>
      <w:r w:rsidRPr="004A78EE">
        <w:rPr>
          <w:rFonts w:ascii="Times New Roman" w:hAnsi="Times New Roman" w:cs="Times New Roman"/>
          <w:sz w:val="24"/>
          <w:szCs w:val="24"/>
        </w:rPr>
        <w:t xml:space="preserve">3.2 </w:t>
      </w:r>
      <w:r w:rsidR="00B631FE" w:rsidRPr="0006053A">
        <w:rPr>
          <w:rFonts w:ascii="Times New Roman" w:hAnsi="Times New Roman"/>
          <w:sz w:val="24"/>
        </w:rPr>
        <w:t>Assessment performance with corrected indices</w:t>
      </w:r>
    </w:p>
    <w:p w14:paraId="6610FE1E" w14:textId="2D303CDC" w:rsidR="00F029B7" w:rsidRDefault="00F029B7" w:rsidP="00F029B7">
      <w:pPr>
        <w:pStyle w:val="NoSpacing"/>
        <w:rPr>
          <w:rFonts w:ascii="Times New Roman" w:hAnsi="Times New Roman" w:cs="Times New Roman"/>
          <w:sz w:val="24"/>
          <w:szCs w:val="24"/>
        </w:rPr>
      </w:pPr>
      <w:r w:rsidRPr="00B4207D">
        <w:rPr>
          <w:rFonts w:ascii="Times New Roman" w:hAnsi="Times New Roman" w:cs="Times New Roman"/>
          <w:sz w:val="24"/>
          <w:szCs w:val="24"/>
        </w:rPr>
        <w:t xml:space="preserve">In </w:t>
      </w:r>
      <w:r w:rsidR="0076464B">
        <w:rPr>
          <w:rFonts w:ascii="Times New Roman" w:hAnsi="Times New Roman" w:cs="Times New Roman"/>
          <w:sz w:val="24"/>
          <w:szCs w:val="24"/>
        </w:rPr>
        <w:fldChar w:fldCharType="begin"/>
      </w:r>
      <w:r w:rsidR="0076464B">
        <w:rPr>
          <w:rFonts w:ascii="Times New Roman" w:hAnsi="Times New Roman" w:cs="Times New Roman"/>
          <w:sz w:val="24"/>
          <w:szCs w:val="24"/>
        </w:rPr>
        <w:instrText xml:space="preserve"> REF _Ref71733194 \h </w:instrText>
      </w:r>
      <w:r w:rsidR="0076464B">
        <w:rPr>
          <w:rFonts w:ascii="Times New Roman" w:hAnsi="Times New Roman" w:cs="Times New Roman"/>
          <w:sz w:val="24"/>
          <w:szCs w:val="24"/>
        </w:rPr>
      </w:r>
      <w:r w:rsidR="0076464B">
        <w:rPr>
          <w:rFonts w:ascii="Times New Roman" w:hAnsi="Times New Roman" w:cs="Times New Roman"/>
          <w:sz w:val="24"/>
          <w:szCs w:val="24"/>
        </w:rPr>
        <w:fldChar w:fldCharType="separate"/>
      </w:r>
      <w:ins w:id="563" w:author="Allen.Chen" w:date="2025-03-12T14:13:00Z">
        <w:r w:rsidR="00B3437D" w:rsidRPr="00B4207D">
          <w:rPr>
            <w:rFonts w:ascii="Times New Roman" w:hAnsi="Times New Roman" w:cs="Times New Roman"/>
            <w:sz w:val="24"/>
            <w:szCs w:val="24"/>
          </w:rPr>
          <w:t xml:space="preserve">Figure </w:t>
        </w:r>
        <w:r w:rsidR="00B3437D">
          <w:rPr>
            <w:rFonts w:ascii="Times New Roman" w:hAnsi="Times New Roman" w:cs="Times New Roman"/>
            <w:noProof/>
            <w:sz w:val="24"/>
            <w:szCs w:val="24"/>
          </w:rPr>
          <w:t>7</w:t>
        </w:r>
      </w:ins>
      <w:del w:id="564" w:author="Allen.Chen" w:date="2025-03-06T17:37:00Z">
        <w:r w:rsidR="00831E17" w:rsidRPr="00B4207D" w:rsidDel="00032C0A">
          <w:rPr>
            <w:rFonts w:ascii="Times New Roman" w:hAnsi="Times New Roman" w:cs="Times New Roman"/>
            <w:sz w:val="24"/>
            <w:szCs w:val="24"/>
          </w:rPr>
          <w:delText xml:space="preserve">Figure </w:delText>
        </w:r>
        <w:r w:rsidR="00831E17" w:rsidDel="00032C0A">
          <w:rPr>
            <w:rFonts w:ascii="Times New Roman" w:hAnsi="Times New Roman" w:cs="Times New Roman"/>
            <w:noProof/>
            <w:sz w:val="24"/>
            <w:szCs w:val="24"/>
          </w:rPr>
          <w:delText>7</w:delText>
        </w:r>
      </w:del>
      <w:r w:rsidR="0076464B">
        <w:rPr>
          <w:rFonts w:ascii="Times New Roman" w:hAnsi="Times New Roman" w:cs="Times New Roman"/>
          <w:sz w:val="24"/>
          <w:szCs w:val="24"/>
        </w:rPr>
        <w:fldChar w:fldCharType="end"/>
      </w:r>
      <w:r w:rsidRPr="00B4207D">
        <w:rPr>
          <w:rFonts w:ascii="Times New Roman" w:hAnsi="Times New Roman" w:cs="Times New Roman"/>
          <w:sz w:val="24"/>
          <w:szCs w:val="24"/>
        </w:rPr>
        <w:t xml:space="preserve"> </w:t>
      </w:r>
      <w:r w:rsidR="00865649">
        <w:rPr>
          <w:rFonts w:ascii="Times New Roman" w:hAnsi="Times New Roman" w:cs="Times New Roman"/>
          <w:sz w:val="24"/>
          <w:szCs w:val="24"/>
        </w:rPr>
        <w:t xml:space="preserve">relative error in spawning biomass is plotted under partial fisher coverage (Scenario 2). In </w:t>
      </w:r>
      <w:r w:rsidR="00C94361">
        <w:rPr>
          <w:rFonts w:ascii="Times New Roman" w:hAnsi="Times New Roman" w:cs="Times New Roman"/>
          <w:sz w:val="24"/>
          <w:szCs w:val="24"/>
        </w:rPr>
        <w:t xml:space="preserve">Figure 7, for </w:t>
      </w:r>
      <w:r w:rsidR="00865649">
        <w:rPr>
          <w:rFonts w:ascii="Times New Roman" w:hAnsi="Times New Roman" w:cs="Times New Roman"/>
          <w:sz w:val="24"/>
          <w:szCs w:val="24"/>
        </w:rPr>
        <w:t xml:space="preserve">all four panels </w:t>
      </w:r>
      <w:r w:rsidRPr="00B4207D">
        <w:rPr>
          <w:rFonts w:ascii="Times New Roman" w:hAnsi="Times New Roman" w:cs="Times New Roman"/>
          <w:sz w:val="24"/>
          <w:szCs w:val="24"/>
        </w:rPr>
        <w:t>a fishery-independent survey</w:t>
      </w:r>
      <w:r>
        <w:rPr>
          <w:rFonts w:ascii="Times New Roman" w:hAnsi="Times New Roman" w:cs="Times New Roman"/>
          <w:sz w:val="24"/>
          <w:szCs w:val="24"/>
        </w:rPr>
        <w:t xml:space="preserve"> is conducted every four years</w:t>
      </w:r>
      <w:r w:rsidR="00FC388C">
        <w:rPr>
          <w:rFonts w:ascii="Times New Roman" w:hAnsi="Times New Roman" w:cs="Times New Roman"/>
          <w:sz w:val="24"/>
          <w:szCs w:val="24"/>
        </w:rPr>
        <w:t>, ending 12 years prior to the end of the scenario,</w:t>
      </w:r>
      <w:r>
        <w:rPr>
          <w:rFonts w:ascii="Times New Roman" w:hAnsi="Times New Roman" w:cs="Times New Roman"/>
          <w:sz w:val="24"/>
          <w:szCs w:val="24"/>
        </w:rPr>
        <w:t xml:space="preserve"> with an increasing </w:t>
      </w:r>
      <w:r w:rsidR="006E2F56">
        <w:rPr>
          <w:rFonts w:ascii="Times New Roman" w:hAnsi="Times New Roman" w:cs="Times New Roman"/>
          <w:sz w:val="24"/>
          <w:szCs w:val="24"/>
        </w:rPr>
        <w:t xml:space="preserve">fishing </w:t>
      </w:r>
      <w:r>
        <w:rPr>
          <w:rFonts w:ascii="Times New Roman" w:hAnsi="Times New Roman" w:cs="Times New Roman"/>
          <w:sz w:val="24"/>
          <w:szCs w:val="24"/>
        </w:rPr>
        <w:t xml:space="preserve">mortality pattern, </w:t>
      </w:r>
      <w:r w:rsidRPr="00B4207D">
        <w:rPr>
          <w:rFonts w:ascii="Times New Roman" w:hAnsi="Times New Roman" w:cs="Times New Roman"/>
          <w:sz w:val="24"/>
          <w:szCs w:val="24"/>
        </w:rPr>
        <w:t>and the base case with no additional data is p</w:t>
      </w:r>
      <w:r>
        <w:rPr>
          <w:rFonts w:ascii="Times New Roman" w:hAnsi="Times New Roman" w:cs="Times New Roman"/>
          <w:sz w:val="24"/>
          <w:szCs w:val="24"/>
        </w:rPr>
        <w:t>lotted in the upper left panel.</w:t>
      </w:r>
    </w:p>
    <w:p w14:paraId="34F1C447" w14:textId="77777777" w:rsidR="00F029B7" w:rsidRPr="00B4207D" w:rsidRDefault="00F029B7" w:rsidP="00F029B7">
      <w:pPr>
        <w:pStyle w:val="NoSpacing"/>
        <w:rPr>
          <w:rFonts w:ascii="Times New Roman" w:hAnsi="Times New Roman" w:cs="Times New Roman"/>
          <w:sz w:val="24"/>
          <w:szCs w:val="24"/>
        </w:rPr>
      </w:pPr>
    </w:p>
    <w:p w14:paraId="3A03A98A" w14:textId="015571D6" w:rsidR="00F029B7" w:rsidRPr="00B4207D" w:rsidRDefault="00740760" w:rsidP="00F029B7">
      <w:pPr>
        <w:pStyle w:val="NoSpacing"/>
        <w:rPr>
          <w:rFonts w:ascii="Times New Roman" w:hAnsi="Times New Roman" w:cs="Times New Roman"/>
          <w:sz w:val="24"/>
          <w:szCs w:val="24"/>
        </w:rPr>
      </w:pPr>
      <w:r w:rsidRPr="00740760">
        <w:rPr>
          <w:rFonts w:ascii="Times New Roman" w:hAnsi="Times New Roman" w:cs="Times New Roman"/>
          <w:noProof/>
          <w:sz w:val="24"/>
          <w:szCs w:val="24"/>
        </w:rPr>
        <w:drawing>
          <wp:inline distT="0" distB="0" distL="0" distR="0" wp14:anchorId="21B24075" wp14:editId="176BFD07">
            <wp:extent cx="5943600" cy="3343275"/>
            <wp:effectExtent l="0" t="0" r="0" b="9525"/>
            <wp:docPr id="3" name="Picture 3" descr="C:\Users\Allen.Chen\Downloads\SB_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len.Chen\Downloads\SB_new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8BF37E" w14:textId="5A78EA4B" w:rsidR="00F029B7" w:rsidRDefault="00F029B7" w:rsidP="00F029B7">
      <w:pPr>
        <w:pStyle w:val="NoSpacing"/>
        <w:rPr>
          <w:rFonts w:ascii="Times New Roman" w:hAnsi="Times New Roman" w:cs="Times New Roman"/>
          <w:i/>
          <w:sz w:val="24"/>
          <w:szCs w:val="24"/>
        </w:rPr>
      </w:pPr>
      <w:bookmarkStart w:id="565" w:name="_Ref71733194"/>
      <w:r w:rsidRPr="00B4207D">
        <w:rPr>
          <w:rFonts w:ascii="Times New Roman" w:hAnsi="Times New Roman" w:cs="Times New Roman"/>
          <w:sz w:val="24"/>
          <w:szCs w:val="24"/>
        </w:rPr>
        <w:t xml:space="preserve">Figure </w:t>
      </w:r>
      <w:r w:rsidRPr="00B4207D">
        <w:rPr>
          <w:rFonts w:ascii="Times New Roman" w:hAnsi="Times New Roman" w:cs="Times New Roman"/>
          <w:i/>
          <w:sz w:val="24"/>
          <w:szCs w:val="24"/>
        </w:rPr>
        <w:fldChar w:fldCharType="begin"/>
      </w:r>
      <w:r w:rsidRPr="00B4207D">
        <w:rPr>
          <w:rFonts w:ascii="Times New Roman" w:hAnsi="Times New Roman" w:cs="Times New Roman"/>
          <w:sz w:val="24"/>
          <w:szCs w:val="24"/>
        </w:rPr>
        <w:instrText xml:space="preserve"> SEQ Figure \* ARABIC </w:instrText>
      </w:r>
      <w:r w:rsidRPr="00B4207D">
        <w:rPr>
          <w:rFonts w:ascii="Times New Roman" w:hAnsi="Times New Roman" w:cs="Times New Roman"/>
          <w:i/>
          <w:sz w:val="24"/>
          <w:szCs w:val="24"/>
        </w:rPr>
        <w:fldChar w:fldCharType="separate"/>
      </w:r>
      <w:r w:rsidR="00B3437D">
        <w:rPr>
          <w:rFonts w:ascii="Times New Roman" w:hAnsi="Times New Roman" w:cs="Times New Roman"/>
          <w:noProof/>
          <w:sz w:val="24"/>
          <w:szCs w:val="24"/>
        </w:rPr>
        <w:t>7</w:t>
      </w:r>
      <w:r w:rsidRPr="00B4207D">
        <w:rPr>
          <w:rFonts w:ascii="Times New Roman" w:hAnsi="Times New Roman" w:cs="Times New Roman"/>
          <w:i/>
          <w:sz w:val="24"/>
          <w:szCs w:val="24"/>
        </w:rPr>
        <w:fldChar w:fldCharType="end"/>
      </w:r>
      <w:bookmarkEnd w:id="565"/>
      <w:r w:rsidR="00865649">
        <w:rPr>
          <w:rFonts w:ascii="Times New Roman" w:hAnsi="Times New Roman" w:cs="Times New Roman"/>
          <w:sz w:val="24"/>
          <w:szCs w:val="24"/>
        </w:rPr>
        <w:t>: Scenario 2 spawning biomass</w:t>
      </w:r>
      <w:r w:rsidR="00521D53">
        <w:rPr>
          <w:rFonts w:ascii="Times New Roman" w:hAnsi="Times New Roman" w:cs="Times New Roman"/>
          <w:sz w:val="24"/>
          <w:szCs w:val="24"/>
        </w:rPr>
        <w:t xml:space="preserve"> </w:t>
      </w:r>
      <w:r w:rsidR="00865649">
        <w:rPr>
          <w:rFonts w:ascii="Times New Roman" w:hAnsi="Times New Roman" w:cs="Times New Roman"/>
          <w:sz w:val="24"/>
          <w:szCs w:val="24"/>
        </w:rPr>
        <w:t>error</w:t>
      </w:r>
      <w:r w:rsidR="00521D53">
        <w:rPr>
          <w:rFonts w:ascii="Times New Roman" w:hAnsi="Times New Roman" w:cs="Times New Roman"/>
          <w:sz w:val="24"/>
          <w:szCs w:val="24"/>
        </w:rPr>
        <w:t xml:space="preserve"> relative to the operating model truth under 4 different data scenarios</w:t>
      </w:r>
      <w:r w:rsidR="00AF66AF">
        <w:rPr>
          <w:rFonts w:ascii="Times New Roman" w:hAnsi="Times New Roman" w:cs="Times New Roman"/>
          <w:sz w:val="24"/>
          <w:szCs w:val="24"/>
        </w:rPr>
        <w:t xml:space="preserve">. The first incorporates </w:t>
      </w:r>
      <w:r w:rsidR="008219FC">
        <w:rPr>
          <w:rFonts w:ascii="Times New Roman" w:hAnsi="Times New Roman" w:cs="Times New Roman"/>
          <w:sz w:val="24"/>
          <w:szCs w:val="24"/>
        </w:rPr>
        <w:t xml:space="preserve">only </w:t>
      </w:r>
      <w:r w:rsidR="00AF66AF">
        <w:rPr>
          <w:rFonts w:ascii="Times New Roman" w:hAnsi="Times New Roman" w:cs="Times New Roman"/>
          <w:sz w:val="24"/>
          <w:szCs w:val="24"/>
        </w:rPr>
        <w:t xml:space="preserve">a quadrennial fishery-independent survey (upper left), </w:t>
      </w:r>
      <w:r w:rsidR="008219FC">
        <w:rPr>
          <w:rFonts w:ascii="Times New Roman" w:hAnsi="Times New Roman" w:cs="Times New Roman"/>
          <w:sz w:val="24"/>
          <w:szCs w:val="24"/>
        </w:rPr>
        <w:t xml:space="preserve">while each of the other data scenarios includes one of three additional indices: </w:t>
      </w:r>
      <w:r w:rsidR="00AF66AF">
        <w:rPr>
          <w:rFonts w:ascii="Times New Roman" w:hAnsi="Times New Roman" w:cs="Times New Roman"/>
          <w:sz w:val="24"/>
          <w:szCs w:val="24"/>
        </w:rPr>
        <w:t>the second adds a randomly-sampled fishery-dependent index (upper right), the third an uncorrected fishery-dependent index (lower left), and the last includes a corrected fishery-dependent index (lower right).</w:t>
      </w:r>
      <w:r w:rsidR="008D0EEA" w:rsidRPr="008D0EEA">
        <w:t xml:space="preserve"> </w:t>
      </w:r>
      <w:r w:rsidR="008D0EEA">
        <w:rPr>
          <w:rFonts w:ascii="Times New Roman" w:hAnsi="Times New Roman" w:cs="Times New Roman"/>
          <w:sz w:val="24"/>
          <w:szCs w:val="24"/>
        </w:rPr>
        <w:t>T</w:t>
      </w:r>
      <w:r w:rsidR="008D0EEA" w:rsidRPr="008D0EEA">
        <w:rPr>
          <w:rFonts w:ascii="Times New Roman" w:hAnsi="Times New Roman" w:cs="Times New Roman"/>
          <w:sz w:val="24"/>
          <w:szCs w:val="24"/>
        </w:rPr>
        <w:t>he shaded regions represent the fiftieth and ninety-fifth percentiles of the replications respectively</w:t>
      </w:r>
      <w:r w:rsidR="008D0EEA">
        <w:rPr>
          <w:rFonts w:ascii="Times New Roman" w:hAnsi="Times New Roman" w:cs="Times New Roman"/>
          <w:sz w:val="24"/>
          <w:szCs w:val="24"/>
        </w:rPr>
        <w:t>.</w:t>
      </w:r>
      <w:r w:rsidR="00D770EE">
        <w:rPr>
          <w:rFonts w:ascii="Times New Roman" w:hAnsi="Times New Roman" w:cs="Times New Roman"/>
          <w:sz w:val="24"/>
          <w:szCs w:val="24"/>
        </w:rPr>
        <w:t xml:space="preserve"> Fishery-independent surveys occurred in years 76-88.</w:t>
      </w:r>
    </w:p>
    <w:p w14:paraId="4908F2E1" w14:textId="77777777" w:rsidR="00F029B7" w:rsidRDefault="00F029B7" w:rsidP="00F029B7">
      <w:pPr>
        <w:pStyle w:val="NoSpacing"/>
        <w:rPr>
          <w:rFonts w:ascii="Times New Roman" w:hAnsi="Times New Roman" w:cs="Times New Roman"/>
          <w:sz w:val="24"/>
          <w:szCs w:val="24"/>
        </w:rPr>
      </w:pPr>
    </w:p>
    <w:p w14:paraId="775A6DDD" w14:textId="44DAEDBF" w:rsidR="00F029B7" w:rsidRDefault="004C0CED" w:rsidP="00F029B7">
      <w:pPr>
        <w:pStyle w:val="NoSpacing"/>
        <w:rPr>
          <w:rFonts w:ascii="Times New Roman" w:hAnsi="Times New Roman" w:cs="Times New Roman"/>
          <w:sz w:val="24"/>
          <w:szCs w:val="24"/>
        </w:rPr>
      </w:pPr>
      <w:r>
        <w:rPr>
          <w:rFonts w:ascii="Times New Roman" w:hAnsi="Times New Roman" w:cs="Times New Roman"/>
          <w:sz w:val="24"/>
          <w:szCs w:val="24"/>
        </w:rPr>
        <w:t>T</w:t>
      </w:r>
      <w:r w:rsidR="00F029B7" w:rsidRPr="00B4207D">
        <w:rPr>
          <w:rFonts w:ascii="Times New Roman" w:hAnsi="Times New Roman" w:cs="Times New Roman"/>
          <w:sz w:val="24"/>
          <w:szCs w:val="24"/>
        </w:rPr>
        <w:t xml:space="preserve">he </w:t>
      </w:r>
      <w:r w:rsidR="00AF66AF">
        <w:rPr>
          <w:rFonts w:ascii="Times New Roman" w:hAnsi="Times New Roman" w:cs="Times New Roman"/>
          <w:sz w:val="24"/>
          <w:szCs w:val="24"/>
        </w:rPr>
        <w:t>lower</w:t>
      </w:r>
      <w:r w:rsidR="00AF66AF" w:rsidRPr="00B4207D">
        <w:rPr>
          <w:rFonts w:ascii="Times New Roman" w:hAnsi="Times New Roman" w:cs="Times New Roman"/>
          <w:sz w:val="24"/>
          <w:szCs w:val="24"/>
        </w:rPr>
        <w:t xml:space="preserve"> </w:t>
      </w:r>
      <w:r w:rsidR="00F029B7" w:rsidRPr="00B4207D">
        <w:rPr>
          <w:rFonts w:ascii="Times New Roman" w:hAnsi="Times New Roman" w:cs="Times New Roman"/>
          <w:sz w:val="24"/>
          <w:szCs w:val="24"/>
        </w:rPr>
        <w:t>left panel also includes a yearly nomi</w:t>
      </w:r>
      <w:r w:rsidR="00F029B7">
        <w:rPr>
          <w:rFonts w:ascii="Times New Roman" w:hAnsi="Times New Roman" w:cs="Times New Roman"/>
          <w:sz w:val="24"/>
          <w:szCs w:val="24"/>
        </w:rPr>
        <w:t>nal uncorrected abundance index:</w:t>
      </w:r>
      <w:r w:rsidR="00F029B7" w:rsidRPr="00B4207D">
        <w:rPr>
          <w:rFonts w:ascii="Times New Roman" w:hAnsi="Times New Roman" w:cs="Times New Roman"/>
          <w:sz w:val="24"/>
          <w:szCs w:val="24"/>
        </w:rPr>
        <w:t xml:space="preserve"> this results in biased estimates of spawning biomass. If</w:t>
      </w:r>
      <w:r w:rsidR="008219FC">
        <w:rPr>
          <w:rFonts w:ascii="Times New Roman" w:hAnsi="Times New Roman" w:cs="Times New Roman"/>
          <w:sz w:val="24"/>
          <w:szCs w:val="24"/>
        </w:rPr>
        <w:t>, instead,</w:t>
      </w:r>
      <w:r w:rsidR="00F029B7" w:rsidRPr="00B4207D">
        <w:rPr>
          <w:rFonts w:ascii="Times New Roman" w:hAnsi="Times New Roman" w:cs="Times New Roman"/>
          <w:sz w:val="24"/>
          <w:szCs w:val="24"/>
        </w:rPr>
        <w:t xml:space="preserve"> an additional yearly randomly sampled index is included (</w:t>
      </w:r>
      <w:r w:rsidR="00AF66AF">
        <w:rPr>
          <w:rFonts w:ascii="Times New Roman" w:hAnsi="Times New Roman" w:cs="Times New Roman"/>
          <w:sz w:val="24"/>
          <w:szCs w:val="24"/>
        </w:rPr>
        <w:t>upper</w:t>
      </w:r>
      <w:r w:rsidR="00AF66AF" w:rsidRPr="00B4207D">
        <w:rPr>
          <w:rFonts w:ascii="Times New Roman" w:hAnsi="Times New Roman" w:cs="Times New Roman"/>
          <w:sz w:val="24"/>
          <w:szCs w:val="24"/>
        </w:rPr>
        <w:t xml:space="preserve"> </w:t>
      </w:r>
      <w:r w:rsidR="00F029B7" w:rsidRPr="00B4207D">
        <w:rPr>
          <w:rFonts w:ascii="Times New Roman" w:hAnsi="Times New Roman" w:cs="Times New Roman"/>
          <w:sz w:val="24"/>
          <w:szCs w:val="24"/>
        </w:rPr>
        <w:t xml:space="preserve">right), estimates are unbiased </w:t>
      </w:r>
      <w:r w:rsidR="008219FC">
        <w:rPr>
          <w:rFonts w:ascii="Times New Roman" w:hAnsi="Times New Roman" w:cs="Times New Roman"/>
          <w:sz w:val="24"/>
          <w:szCs w:val="24"/>
        </w:rPr>
        <w:t>and</w:t>
      </w:r>
      <w:r w:rsidR="008219FC" w:rsidRPr="00B4207D">
        <w:rPr>
          <w:rFonts w:ascii="Times New Roman" w:hAnsi="Times New Roman" w:cs="Times New Roman"/>
          <w:sz w:val="24"/>
          <w:szCs w:val="24"/>
        </w:rPr>
        <w:t xml:space="preserve"> </w:t>
      </w:r>
      <w:r w:rsidR="00F029B7" w:rsidRPr="00B4207D">
        <w:rPr>
          <w:rFonts w:ascii="Times New Roman" w:hAnsi="Times New Roman" w:cs="Times New Roman"/>
          <w:sz w:val="24"/>
          <w:szCs w:val="24"/>
        </w:rPr>
        <w:t xml:space="preserve">also more accurate, especially at the end of the time series. This is because an additional randomly sampled index is akin to including another fishery-independent survey. However, the </w:t>
      </w:r>
      <w:r w:rsidR="00AF66AF">
        <w:rPr>
          <w:rFonts w:ascii="Times New Roman" w:hAnsi="Times New Roman" w:cs="Times New Roman"/>
          <w:sz w:val="24"/>
          <w:szCs w:val="24"/>
        </w:rPr>
        <w:t>lower</w:t>
      </w:r>
      <w:r w:rsidR="00AF66AF" w:rsidRPr="00B4207D">
        <w:rPr>
          <w:rFonts w:ascii="Times New Roman" w:hAnsi="Times New Roman" w:cs="Times New Roman"/>
          <w:sz w:val="24"/>
          <w:szCs w:val="24"/>
        </w:rPr>
        <w:t xml:space="preserve"> </w:t>
      </w:r>
      <w:r w:rsidR="00F029B7" w:rsidRPr="00B4207D">
        <w:rPr>
          <w:rFonts w:ascii="Times New Roman" w:hAnsi="Times New Roman" w:cs="Times New Roman"/>
          <w:sz w:val="24"/>
          <w:szCs w:val="24"/>
        </w:rPr>
        <w:t xml:space="preserve">right panel shows that a similar increase in efficiency can be achieved by included a yearly corrected fishery-dependent abundance index </w:t>
      </w:r>
      <w:r w:rsidR="00F029B7">
        <w:rPr>
          <w:rFonts w:ascii="Times New Roman" w:hAnsi="Times New Roman" w:cs="Times New Roman"/>
          <w:sz w:val="24"/>
          <w:szCs w:val="24"/>
        </w:rPr>
        <w:t>instead</w:t>
      </w:r>
      <w:r w:rsidR="00F029B7" w:rsidRPr="00B4207D">
        <w:rPr>
          <w:rFonts w:ascii="Times New Roman" w:hAnsi="Times New Roman" w:cs="Times New Roman"/>
          <w:sz w:val="24"/>
          <w:szCs w:val="24"/>
        </w:rPr>
        <w:t>.</w:t>
      </w:r>
    </w:p>
    <w:p w14:paraId="6679D35A" w14:textId="1F32D682" w:rsidR="00B5430C" w:rsidRDefault="00B5430C" w:rsidP="00F029B7">
      <w:pPr>
        <w:pStyle w:val="NoSpacing"/>
        <w:rPr>
          <w:rFonts w:ascii="Times New Roman" w:hAnsi="Times New Roman" w:cs="Times New Roman"/>
          <w:sz w:val="24"/>
          <w:szCs w:val="24"/>
        </w:rPr>
      </w:pPr>
    </w:p>
    <w:p w14:paraId="7C5C0B6B" w14:textId="5E8CFFB9" w:rsidR="00B5430C" w:rsidRDefault="00740760" w:rsidP="00F029B7">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6F7F8D">
        <w:rPr>
          <w:rFonts w:ascii="Times New Roman" w:hAnsi="Times New Roman" w:cs="Times New Roman"/>
          <w:sz w:val="24"/>
          <w:szCs w:val="24"/>
        </w:rPr>
        <w:t>7</w:t>
      </w:r>
      <w:r>
        <w:rPr>
          <w:rFonts w:ascii="Times New Roman" w:hAnsi="Times New Roman" w:cs="Times New Roman"/>
          <w:sz w:val="24"/>
          <w:szCs w:val="24"/>
        </w:rPr>
        <w:t xml:space="preserve"> illustrates that when there are fishery-independent </w:t>
      </w:r>
      <w:r w:rsidR="0098504F">
        <w:rPr>
          <w:rFonts w:ascii="Times New Roman" w:hAnsi="Times New Roman" w:cs="Times New Roman"/>
          <w:sz w:val="24"/>
          <w:szCs w:val="24"/>
        </w:rPr>
        <w:t>surveys</w:t>
      </w:r>
      <w:r>
        <w:rPr>
          <w:rFonts w:ascii="Times New Roman" w:hAnsi="Times New Roman" w:cs="Times New Roman"/>
          <w:sz w:val="24"/>
          <w:szCs w:val="24"/>
        </w:rPr>
        <w:t xml:space="preserve"> </w:t>
      </w:r>
      <w:r w:rsidR="006F7F8D">
        <w:rPr>
          <w:rFonts w:ascii="Times New Roman" w:hAnsi="Times New Roman" w:cs="Times New Roman"/>
          <w:sz w:val="24"/>
          <w:szCs w:val="24"/>
        </w:rPr>
        <w:t xml:space="preserve">(here, four surveys </w:t>
      </w:r>
      <w:r>
        <w:rPr>
          <w:rFonts w:ascii="Times New Roman" w:hAnsi="Times New Roman" w:cs="Times New Roman"/>
          <w:sz w:val="24"/>
          <w:szCs w:val="24"/>
        </w:rPr>
        <w:t>in years 76-88</w:t>
      </w:r>
      <w:r w:rsidR="006F7F8D">
        <w:rPr>
          <w:rFonts w:ascii="Times New Roman" w:hAnsi="Times New Roman" w:cs="Times New Roman"/>
          <w:sz w:val="24"/>
          <w:szCs w:val="24"/>
        </w:rPr>
        <w:t xml:space="preserve"> </w:t>
      </w:r>
      <w:r w:rsidR="00D24FE2">
        <w:rPr>
          <w:rFonts w:ascii="Times New Roman" w:hAnsi="Times New Roman" w:cs="Times New Roman"/>
          <w:sz w:val="24"/>
          <w:szCs w:val="24"/>
        </w:rPr>
        <w:t>providing</w:t>
      </w:r>
      <w:r w:rsidR="006F7F8D">
        <w:rPr>
          <w:rFonts w:ascii="Times New Roman" w:hAnsi="Times New Roman" w:cs="Times New Roman"/>
          <w:sz w:val="24"/>
          <w:szCs w:val="24"/>
        </w:rPr>
        <w:t xml:space="preserve"> absolute </w:t>
      </w:r>
      <w:r w:rsidR="00D24FE2">
        <w:rPr>
          <w:rFonts w:ascii="Times New Roman" w:hAnsi="Times New Roman" w:cs="Times New Roman"/>
          <w:sz w:val="24"/>
          <w:szCs w:val="24"/>
        </w:rPr>
        <w:t>estimates</w:t>
      </w:r>
      <w:r w:rsidR="006F7F8D">
        <w:rPr>
          <w:rFonts w:ascii="Times New Roman" w:hAnsi="Times New Roman" w:cs="Times New Roman"/>
          <w:sz w:val="24"/>
          <w:szCs w:val="24"/>
        </w:rPr>
        <w:t xml:space="preserve"> of abundance)</w:t>
      </w:r>
      <w:r>
        <w:rPr>
          <w:rFonts w:ascii="Times New Roman" w:hAnsi="Times New Roman" w:cs="Times New Roman"/>
          <w:sz w:val="24"/>
          <w:szCs w:val="24"/>
        </w:rPr>
        <w:t xml:space="preserve">, but these surveys end before the end of our </w:t>
      </w:r>
      <w:r>
        <w:rPr>
          <w:rFonts w:ascii="Times New Roman" w:hAnsi="Times New Roman" w:cs="Times New Roman"/>
          <w:sz w:val="24"/>
          <w:szCs w:val="24"/>
        </w:rPr>
        <w:lastRenderedPageBreak/>
        <w:t>time series, the corrected index can add value to the stock assessment. In addition</w:t>
      </w:r>
      <w:r w:rsidR="00B5430C">
        <w:rPr>
          <w:rFonts w:ascii="Times New Roman" w:hAnsi="Times New Roman" w:cs="Times New Roman"/>
          <w:sz w:val="24"/>
          <w:szCs w:val="24"/>
        </w:rPr>
        <w:t>, using an uncorrected index will introduce bias and worsen performance</w:t>
      </w:r>
      <w:r w:rsidR="005C7020">
        <w:rPr>
          <w:rFonts w:ascii="Times New Roman" w:hAnsi="Times New Roman" w:cs="Times New Roman"/>
          <w:sz w:val="24"/>
          <w:szCs w:val="24"/>
        </w:rPr>
        <w:t>.</w:t>
      </w:r>
      <w:r w:rsidR="00B5430C">
        <w:rPr>
          <w:rFonts w:ascii="Times New Roman" w:hAnsi="Times New Roman" w:cs="Times New Roman"/>
          <w:sz w:val="24"/>
          <w:szCs w:val="24"/>
        </w:rPr>
        <w:t xml:space="preserve"> </w:t>
      </w:r>
      <w:r w:rsidR="005C7020">
        <w:rPr>
          <w:rFonts w:ascii="Times New Roman" w:hAnsi="Times New Roman" w:cs="Times New Roman"/>
          <w:sz w:val="24"/>
          <w:szCs w:val="24"/>
        </w:rPr>
        <w:t>Mean</w:t>
      </w:r>
      <w:r w:rsidR="00B5430C">
        <w:rPr>
          <w:rFonts w:ascii="Times New Roman" w:hAnsi="Times New Roman" w:cs="Times New Roman"/>
          <w:sz w:val="24"/>
          <w:szCs w:val="24"/>
        </w:rPr>
        <w:t>while the corrected index tighten</w:t>
      </w:r>
      <w:r w:rsidR="005C7020">
        <w:rPr>
          <w:rFonts w:ascii="Times New Roman" w:hAnsi="Times New Roman" w:cs="Times New Roman"/>
          <w:sz w:val="24"/>
          <w:szCs w:val="24"/>
        </w:rPr>
        <w:t>s</w:t>
      </w:r>
      <w:r w:rsidR="00B5430C">
        <w:rPr>
          <w:rFonts w:ascii="Times New Roman" w:hAnsi="Times New Roman" w:cs="Times New Roman"/>
          <w:sz w:val="24"/>
          <w:szCs w:val="24"/>
        </w:rPr>
        <w:t xml:space="preserve"> up uncertainty around the estimates, especially near the end of the time series</w:t>
      </w:r>
      <w:r w:rsidR="008D0EEA">
        <w:rPr>
          <w:rFonts w:ascii="Times New Roman" w:hAnsi="Times New Roman" w:cs="Times New Roman"/>
          <w:sz w:val="24"/>
          <w:szCs w:val="24"/>
        </w:rPr>
        <w:t>.</w:t>
      </w:r>
      <w:r w:rsidR="00B5430C">
        <w:rPr>
          <w:rFonts w:ascii="Times New Roman" w:hAnsi="Times New Roman" w:cs="Times New Roman"/>
          <w:sz w:val="24"/>
          <w:szCs w:val="24"/>
        </w:rPr>
        <w:t xml:space="preserve"> </w:t>
      </w:r>
      <w:r>
        <w:rPr>
          <w:rFonts w:ascii="Times New Roman" w:hAnsi="Times New Roman" w:cs="Times New Roman"/>
          <w:sz w:val="24"/>
          <w:szCs w:val="24"/>
        </w:rPr>
        <w:t>An assessment that relies only on a fishery-independent survey that is limited in years sampled exhibits considerably more uncertainty.</w:t>
      </w:r>
      <w:ins w:id="566" w:author="Allen.Chen" w:date="2025-03-11T17:01:00Z">
        <w:r w:rsidR="002246BA">
          <w:rPr>
            <w:rFonts w:ascii="Times New Roman" w:hAnsi="Times New Roman" w:cs="Times New Roman"/>
            <w:sz w:val="24"/>
            <w:szCs w:val="24"/>
          </w:rPr>
          <w:t xml:space="preserve"> These results are largely intuitive given the abundance indices </w:t>
        </w:r>
      </w:ins>
      <w:ins w:id="567" w:author="Allen.Chen" w:date="2025-03-11T17:02:00Z">
        <w:r w:rsidR="002246BA">
          <w:rPr>
            <w:rFonts w:ascii="Times New Roman" w:hAnsi="Times New Roman" w:cs="Times New Roman"/>
            <w:sz w:val="24"/>
            <w:szCs w:val="24"/>
          </w:rPr>
          <w:t xml:space="preserve">in Figure 6, but </w:t>
        </w:r>
      </w:ins>
      <w:ins w:id="568" w:author="Allen.Chen" w:date="2025-03-11T17:03:00Z">
        <w:r w:rsidR="002246BA">
          <w:rPr>
            <w:rFonts w:ascii="Times New Roman" w:hAnsi="Times New Roman" w:cs="Times New Roman"/>
            <w:sz w:val="24"/>
            <w:szCs w:val="24"/>
          </w:rPr>
          <w:t>test and validate</w:t>
        </w:r>
      </w:ins>
      <w:ins w:id="569" w:author="Allen.Chen" w:date="2025-03-11T17:02:00Z">
        <w:r w:rsidR="002246BA">
          <w:rPr>
            <w:rFonts w:ascii="Times New Roman" w:hAnsi="Times New Roman" w:cs="Times New Roman"/>
            <w:sz w:val="24"/>
            <w:szCs w:val="24"/>
          </w:rPr>
          <w:t xml:space="preserve"> that there were no unforeseen interactions </w:t>
        </w:r>
      </w:ins>
      <w:ins w:id="570" w:author="Allen.Chen" w:date="2025-03-11T17:03:00Z">
        <w:r w:rsidR="002246BA">
          <w:rPr>
            <w:rFonts w:ascii="Times New Roman" w:hAnsi="Times New Roman" w:cs="Times New Roman"/>
            <w:sz w:val="24"/>
            <w:szCs w:val="24"/>
          </w:rPr>
          <w:t>or issues in the estimating model.</w:t>
        </w:r>
      </w:ins>
    </w:p>
    <w:p w14:paraId="23E5D73D" w14:textId="049735D1" w:rsidR="00521D53" w:rsidRDefault="00521D53" w:rsidP="00F029B7">
      <w:pPr>
        <w:pStyle w:val="NoSpacing"/>
        <w:rPr>
          <w:rFonts w:ascii="Times New Roman" w:hAnsi="Times New Roman" w:cs="Times New Roman"/>
          <w:sz w:val="24"/>
          <w:szCs w:val="24"/>
        </w:rPr>
      </w:pPr>
    </w:p>
    <w:p w14:paraId="37F83FF5" w14:textId="21252B32" w:rsidR="00521D53" w:rsidRPr="00CE75C6" w:rsidRDefault="00521D53" w:rsidP="0006053A">
      <w:pPr>
        <w:pStyle w:val="Heading1"/>
        <w:numPr>
          <w:ilvl w:val="0"/>
          <w:numId w:val="9"/>
        </w:numPr>
        <w:rPr>
          <w:rFonts w:ascii="Times New Roman" w:hAnsi="Times New Roman" w:cs="Times New Roman"/>
          <w:sz w:val="28"/>
          <w:szCs w:val="28"/>
        </w:rPr>
      </w:pPr>
      <w:r w:rsidRPr="00CE75C6">
        <w:rPr>
          <w:rFonts w:ascii="Times New Roman" w:hAnsi="Times New Roman" w:cs="Times New Roman"/>
          <w:sz w:val="28"/>
          <w:szCs w:val="28"/>
        </w:rPr>
        <w:t>Discussion</w:t>
      </w:r>
    </w:p>
    <w:p w14:paraId="10B4B824" w14:textId="7408F1FC" w:rsidR="00A028A1" w:rsidRDefault="00AF66AF" w:rsidP="00CE75C6">
      <w:pPr>
        <w:pStyle w:val="NoSpacing"/>
        <w:rPr>
          <w:rFonts w:ascii="Times New Roman" w:hAnsi="Times New Roman" w:cs="Times New Roman"/>
          <w:sz w:val="24"/>
          <w:szCs w:val="24"/>
        </w:rPr>
      </w:pPr>
      <w:r w:rsidRPr="00CE75C6">
        <w:rPr>
          <w:rFonts w:ascii="Times New Roman" w:hAnsi="Times New Roman" w:cs="Times New Roman"/>
          <w:sz w:val="24"/>
          <w:szCs w:val="24"/>
        </w:rPr>
        <w:t xml:space="preserve">We investigate using a structural economic model to correct for selection </w:t>
      </w:r>
      <w:r w:rsidR="00A028A1" w:rsidRPr="00CE75C6">
        <w:rPr>
          <w:rFonts w:ascii="Times New Roman" w:hAnsi="Times New Roman" w:cs="Times New Roman"/>
          <w:sz w:val="24"/>
          <w:szCs w:val="24"/>
        </w:rPr>
        <w:t>bias in fishery-dependent data.</w:t>
      </w:r>
      <w:r w:rsidR="00DE178B">
        <w:rPr>
          <w:rFonts w:ascii="Times New Roman" w:hAnsi="Times New Roman" w:cs="Times New Roman"/>
          <w:sz w:val="24"/>
          <w:szCs w:val="24"/>
        </w:rPr>
        <w:t xml:space="preserve"> Our specific form of </w:t>
      </w:r>
      <w:r w:rsidR="00FC6620">
        <w:rPr>
          <w:rFonts w:ascii="Times New Roman" w:hAnsi="Times New Roman" w:cs="Times New Roman"/>
          <w:sz w:val="24"/>
          <w:szCs w:val="24"/>
        </w:rPr>
        <w:t xml:space="preserve">statistical </w:t>
      </w:r>
      <w:r w:rsidR="00DE178B">
        <w:rPr>
          <w:rFonts w:ascii="Times New Roman" w:hAnsi="Times New Roman" w:cs="Times New Roman"/>
          <w:sz w:val="24"/>
          <w:szCs w:val="24"/>
        </w:rPr>
        <w:t xml:space="preserve">selection bias occurs when fishers </w:t>
      </w:r>
      <w:r w:rsidR="00FC6620">
        <w:rPr>
          <w:rFonts w:ascii="Times New Roman" w:hAnsi="Times New Roman" w:cs="Times New Roman"/>
          <w:sz w:val="24"/>
          <w:szCs w:val="24"/>
        </w:rPr>
        <w:t xml:space="preserve">have some private information about </w:t>
      </w:r>
      <w:r w:rsidR="009C3F40">
        <w:rPr>
          <w:rFonts w:ascii="Times New Roman" w:hAnsi="Times New Roman" w:cs="Times New Roman"/>
          <w:sz w:val="24"/>
          <w:szCs w:val="24"/>
        </w:rPr>
        <w:t>catches that</w:t>
      </w:r>
      <w:r w:rsidR="00D25B1D">
        <w:rPr>
          <w:rFonts w:ascii="Times New Roman" w:hAnsi="Times New Roman" w:cs="Times New Roman"/>
          <w:sz w:val="24"/>
          <w:szCs w:val="24"/>
        </w:rPr>
        <w:t xml:space="preserve"> allows them to systematically select where to fish in a</w:t>
      </w:r>
      <w:r w:rsidR="009C3F40">
        <w:rPr>
          <w:rFonts w:ascii="Times New Roman" w:hAnsi="Times New Roman" w:cs="Times New Roman"/>
          <w:sz w:val="24"/>
          <w:szCs w:val="24"/>
        </w:rPr>
        <w:t xml:space="preserve"> way the analyst cannot observe, including self-selecting based on their economic and vessel characteristics</w:t>
      </w:r>
      <w:ins w:id="571" w:author="Allen.Chen" w:date="2025-03-11T18:13:00Z">
        <w:r w:rsidR="006E238F">
          <w:rPr>
            <w:rFonts w:ascii="Times New Roman" w:hAnsi="Times New Roman" w:cs="Times New Roman"/>
            <w:sz w:val="24"/>
            <w:szCs w:val="24"/>
          </w:rPr>
          <w:t xml:space="preserve"> (Chen et al. 2023)</w:t>
        </w:r>
      </w:ins>
      <w:r w:rsidR="009C3F40">
        <w:rPr>
          <w:rFonts w:ascii="Times New Roman" w:hAnsi="Times New Roman" w:cs="Times New Roman"/>
          <w:sz w:val="24"/>
          <w:szCs w:val="24"/>
        </w:rPr>
        <w:t>. By explicitly modeling their decision-making behavior</w:t>
      </w:r>
      <w:r w:rsidR="00197DF8">
        <w:rPr>
          <w:rFonts w:ascii="Times New Roman" w:hAnsi="Times New Roman" w:cs="Times New Roman"/>
          <w:sz w:val="24"/>
          <w:szCs w:val="24"/>
        </w:rPr>
        <w:t>, we can estimate the probability a fisher visits a</w:t>
      </w:r>
      <w:r w:rsidR="007A785B">
        <w:rPr>
          <w:rFonts w:ascii="Times New Roman" w:hAnsi="Times New Roman" w:cs="Times New Roman"/>
          <w:sz w:val="24"/>
          <w:szCs w:val="24"/>
        </w:rPr>
        <w:t>n</w:t>
      </w:r>
      <w:r w:rsidR="00197DF8">
        <w:rPr>
          <w:rFonts w:ascii="Times New Roman" w:hAnsi="Times New Roman" w:cs="Times New Roman"/>
          <w:sz w:val="24"/>
          <w:szCs w:val="24"/>
        </w:rPr>
        <w:t xml:space="preserve"> </w:t>
      </w:r>
      <w:r w:rsidR="009B7147">
        <w:rPr>
          <w:rFonts w:ascii="Times New Roman" w:hAnsi="Times New Roman" w:cs="Times New Roman"/>
          <w:sz w:val="24"/>
          <w:szCs w:val="24"/>
        </w:rPr>
        <w:t>area</w:t>
      </w:r>
      <w:r w:rsidR="00197DF8">
        <w:rPr>
          <w:rFonts w:ascii="Times New Roman" w:hAnsi="Times New Roman" w:cs="Times New Roman"/>
          <w:sz w:val="24"/>
          <w:szCs w:val="24"/>
        </w:rPr>
        <w:t xml:space="preserve"> and use that knowledge to </w:t>
      </w:r>
      <w:r w:rsidR="009C3F40">
        <w:rPr>
          <w:rFonts w:ascii="Times New Roman" w:hAnsi="Times New Roman" w:cs="Times New Roman"/>
          <w:sz w:val="24"/>
          <w:szCs w:val="24"/>
        </w:rPr>
        <w:t>produce unbiased abundance indices from fishery-dependent data for use in stock assessments</w:t>
      </w:r>
      <w:r w:rsidR="00A42A86">
        <w:rPr>
          <w:rFonts w:ascii="Times New Roman" w:hAnsi="Times New Roman" w:cs="Times New Roman"/>
          <w:sz w:val="24"/>
          <w:szCs w:val="24"/>
        </w:rPr>
        <w:t>.</w:t>
      </w:r>
    </w:p>
    <w:p w14:paraId="7D064E99" w14:textId="4C0BA735" w:rsidR="00A028A1" w:rsidRDefault="00A028A1" w:rsidP="00CE75C6">
      <w:pPr>
        <w:pStyle w:val="NoSpacing"/>
        <w:rPr>
          <w:rFonts w:ascii="Times New Roman" w:hAnsi="Times New Roman" w:cs="Times New Roman"/>
          <w:sz w:val="24"/>
          <w:szCs w:val="24"/>
        </w:rPr>
      </w:pPr>
    </w:p>
    <w:p w14:paraId="7F43D230" w14:textId="3FAC18EE" w:rsidR="00F76145" w:rsidRDefault="00A028A1" w:rsidP="00F76145">
      <w:pPr>
        <w:pStyle w:val="NoSpacing"/>
        <w:rPr>
          <w:ins w:id="572" w:author="Allen.Chen" w:date="2025-03-11T17:25:00Z"/>
          <w:rFonts w:ascii="Times New Roman" w:hAnsi="Times New Roman" w:cs="Times New Roman"/>
          <w:sz w:val="24"/>
          <w:szCs w:val="24"/>
        </w:rPr>
      </w:pPr>
      <w:r>
        <w:rPr>
          <w:rFonts w:ascii="Times New Roman" w:hAnsi="Times New Roman" w:cs="Times New Roman"/>
          <w:sz w:val="24"/>
          <w:szCs w:val="24"/>
        </w:rPr>
        <w:t>While our proposed methods can perform re</w:t>
      </w:r>
      <w:r w:rsidR="00DE178B">
        <w:rPr>
          <w:rFonts w:ascii="Times New Roman" w:hAnsi="Times New Roman" w:cs="Times New Roman"/>
          <w:sz w:val="24"/>
          <w:szCs w:val="24"/>
        </w:rPr>
        <w:t>latively well, especially with</w:t>
      </w:r>
      <w:r>
        <w:rPr>
          <w:rFonts w:ascii="Times New Roman" w:hAnsi="Times New Roman" w:cs="Times New Roman"/>
          <w:sz w:val="24"/>
          <w:szCs w:val="24"/>
        </w:rPr>
        <w:t xml:space="preserve"> sufficient richness of sample variation and number of observations, they do not represent a panacea for all </w:t>
      </w:r>
      <w:r w:rsidR="00BB2AC7">
        <w:rPr>
          <w:rFonts w:ascii="Times New Roman" w:hAnsi="Times New Roman" w:cs="Times New Roman"/>
          <w:sz w:val="24"/>
          <w:szCs w:val="24"/>
        </w:rPr>
        <w:t xml:space="preserve">index </w:t>
      </w:r>
      <w:r>
        <w:rPr>
          <w:rFonts w:ascii="Times New Roman" w:hAnsi="Times New Roman" w:cs="Times New Roman"/>
          <w:sz w:val="24"/>
          <w:szCs w:val="24"/>
        </w:rPr>
        <w:t xml:space="preserve">standardization issues. </w:t>
      </w:r>
      <w:r w:rsidR="0022657B">
        <w:rPr>
          <w:rFonts w:ascii="Times New Roman" w:hAnsi="Times New Roman" w:cs="Times New Roman"/>
          <w:sz w:val="24"/>
          <w:szCs w:val="24"/>
        </w:rPr>
        <w:t>W</w:t>
      </w:r>
      <w:r>
        <w:rPr>
          <w:rFonts w:ascii="Times New Roman" w:hAnsi="Times New Roman" w:cs="Times New Roman"/>
          <w:sz w:val="24"/>
          <w:szCs w:val="24"/>
        </w:rPr>
        <w:t>e outline one scenario where the correction performs particularly poorly in this paper</w:t>
      </w:r>
      <w:r w:rsidR="00740760">
        <w:rPr>
          <w:rFonts w:ascii="Times New Roman" w:hAnsi="Times New Roman" w:cs="Times New Roman"/>
          <w:sz w:val="24"/>
          <w:szCs w:val="24"/>
        </w:rPr>
        <w:t xml:space="preserve"> </w:t>
      </w:r>
      <w:r w:rsidR="00E40718">
        <w:rPr>
          <w:rFonts w:ascii="Times New Roman" w:hAnsi="Times New Roman" w:cs="Times New Roman"/>
          <w:sz w:val="24"/>
          <w:szCs w:val="24"/>
        </w:rPr>
        <w:t xml:space="preserve">– </w:t>
      </w:r>
      <w:r w:rsidR="00740760">
        <w:rPr>
          <w:rFonts w:ascii="Times New Roman" w:hAnsi="Times New Roman" w:cs="Times New Roman"/>
          <w:sz w:val="24"/>
          <w:szCs w:val="24"/>
        </w:rPr>
        <w:t xml:space="preserve">a spatial trend in abundance and poor fisher coverage </w:t>
      </w:r>
      <w:r w:rsidR="00E40718">
        <w:rPr>
          <w:rFonts w:ascii="Times New Roman" w:hAnsi="Times New Roman" w:cs="Times New Roman"/>
          <w:sz w:val="24"/>
          <w:szCs w:val="24"/>
        </w:rPr>
        <w:t xml:space="preserve">– </w:t>
      </w:r>
      <w:r w:rsidR="0022657B">
        <w:rPr>
          <w:rFonts w:ascii="Times New Roman" w:hAnsi="Times New Roman" w:cs="Times New Roman"/>
          <w:sz w:val="24"/>
          <w:szCs w:val="24"/>
        </w:rPr>
        <w:t xml:space="preserve">and </w:t>
      </w:r>
      <w:r w:rsidR="00E40718">
        <w:rPr>
          <w:rFonts w:ascii="Times New Roman" w:hAnsi="Times New Roman" w:cs="Times New Roman"/>
          <w:sz w:val="24"/>
          <w:szCs w:val="24"/>
        </w:rPr>
        <w:t xml:space="preserve">we </w:t>
      </w:r>
      <w:r>
        <w:rPr>
          <w:rFonts w:ascii="Times New Roman" w:hAnsi="Times New Roman" w:cs="Times New Roman"/>
          <w:sz w:val="24"/>
          <w:szCs w:val="24"/>
        </w:rPr>
        <w:t xml:space="preserve">leave additional investigation for future research. </w:t>
      </w:r>
      <w:ins w:id="573" w:author="Allen.Chen" w:date="2025-03-11T17:26:00Z">
        <w:r w:rsidR="00F76145">
          <w:rPr>
            <w:rFonts w:ascii="Times New Roman" w:hAnsi="Times New Roman" w:cs="Times New Roman"/>
            <w:sz w:val="24"/>
            <w:szCs w:val="24"/>
          </w:rPr>
          <w:t>Non-static, random</w:t>
        </w:r>
      </w:ins>
      <w:ins w:id="574" w:author="Allen.Chen" w:date="2025-03-11T17:25:00Z">
        <w:r w:rsidR="00F76145">
          <w:rPr>
            <w:rFonts w:ascii="Times New Roman" w:hAnsi="Times New Roman" w:cs="Times New Roman"/>
            <w:sz w:val="24"/>
            <w:szCs w:val="24"/>
          </w:rPr>
          <w:t xml:space="preserve"> abundance </w:t>
        </w:r>
      </w:ins>
      <w:ins w:id="575" w:author="Allen.Chen" w:date="2025-03-11T17:26:00Z">
        <w:r w:rsidR="00F76145">
          <w:rPr>
            <w:rFonts w:ascii="Times New Roman" w:hAnsi="Times New Roman" w:cs="Times New Roman"/>
            <w:sz w:val="24"/>
            <w:szCs w:val="24"/>
          </w:rPr>
          <w:t>over</w:t>
        </w:r>
      </w:ins>
      <w:ins w:id="576" w:author="Allen.Chen" w:date="2025-03-11T17:25:00Z">
        <w:r w:rsidR="00F76145">
          <w:rPr>
            <w:rFonts w:ascii="Times New Roman" w:hAnsi="Times New Roman" w:cs="Times New Roman"/>
            <w:sz w:val="24"/>
            <w:szCs w:val="24"/>
          </w:rPr>
          <w:t xml:space="preserve"> years is not necessarily a problem </w:t>
        </w:r>
      </w:ins>
      <w:ins w:id="577" w:author="Allen.Chen" w:date="2025-03-11T17:26:00Z">
        <w:r w:rsidR="00F76145">
          <w:rPr>
            <w:rFonts w:ascii="Times New Roman" w:hAnsi="Times New Roman" w:cs="Times New Roman"/>
            <w:sz w:val="24"/>
            <w:szCs w:val="24"/>
          </w:rPr>
          <w:t xml:space="preserve">for our correction method, but </w:t>
        </w:r>
      </w:ins>
      <w:ins w:id="578" w:author="Allen.Chen" w:date="2025-03-11T17:25:00Z">
        <w:r w:rsidR="00F76145">
          <w:rPr>
            <w:rFonts w:ascii="Times New Roman" w:hAnsi="Times New Roman" w:cs="Times New Roman"/>
            <w:sz w:val="24"/>
            <w:szCs w:val="24"/>
          </w:rPr>
          <w:t xml:space="preserve">the existence of a spatial trend </w:t>
        </w:r>
      </w:ins>
      <w:ins w:id="579" w:author="Allen.Chen" w:date="2025-03-11T17:27:00Z">
        <w:r w:rsidR="00F76145">
          <w:rPr>
            <w:rFonts w:ascii="Times New Roman" w:hAnsi="Times New Roman" w:cs="Times New Roman"/>
            <w:sz w:val="24"/>
            <w:szCs w:val="24"/>
          </w:rPr>
          <w:t>is</w:t>
        </w:r>
      </w:ins>
      <w:ins w:id="580" w:author="Allen.Chen" w:date="2025-03-11T17:25:00Z">
        <w:r w:rsidR="00F76145">
          <w:rPr>
            <w:rFonts w:ascii="Times New Roman" w:hAnsi="Times New Roman" w:cs="Times New Roman"/>
            <w:sz w:val="24"/>
            <w:szCs w:val="24"/>
          </w:rPr>
          <w:t>. Intuitively, this is because</w:t>
        </w:r>
      </w:ins>
      <w:ins w:id="581" w:author="Allen.Chen" w:date="2025-03-11T17:27:00Z">
        <w:r w:rsidR="00F76145">
          <w:rPr>
            <w:rFonts w:ascii="Times New Roman" w:hAnsi="Times New Roman" w:cs="Times New Roman"/>
            <w:sz w:val="24"/>
            <w:szCs w:val="24"/>
          </w:rPr>
          <w:t xml:space="preserve"> even if areas are poorly sampled due to habitat or travel costs, when abundance is random, the </w:t>
        </w:r>
      </w:ins>
      <w:ins w:id="582" w:author="Allen.Chen" w:date="2025-03-11T17:28:00Z">
        <w:r w:rsidR="00F76145">
          <w:rPr>
            <w:rFonts w:ascii="Times New Roman" w:hAnsi="Times New Roman" w:cs="Times New Roman"/>
            <w:sz w:val="24"/>
            <w:szCs w:val="24"/>
          </w:rPr>
          <w:t xml:space="preserve">analyst </w:t>
        </w:r>
        <w:r w:rsidR="00356177">
          <w:rPr>
            <w:rFonts w:ascii="Times New Roman" w:hAnsi="Times New Roman" w:cs="Times New Roman"/>
            <w:sz w:val="24"/>
            <w:szCs w:val="24"/>
          </w:rPr>
          <w:t>is just as likely to miss large</w:t>
        </w:r>
        <w:r w:rsidR="00F76145">
          <w:rPr>
            <w:rFonts w:ascii="Times New Roman" w:hAnsi="Times New Roman" w:cs="Times New Roman"/>
            <w:sz w:val="24"/>
            <w:szCs w:val="24"/>
          </w:rPr>
          <w:t xml:space="preserve"> positive shocks, as negative ones.</w:t>
        </w:r>
      </w:ins>
    </w:p>
    <w:p w14:paraId="3E732D49" w14:textId="77777777" w:rsidR="00F76145" w:rsidRDefault="00F76145" w:rsidP="00CE75C6">
      <w:pPr>
        <w:pStyle w:val="NoSpacing"/>
        <w:rPr>
          <w:ins w:id="583" w:author="Allen.Chen" w:date="2025-03-11T17:25:00Z"/>
          <w:rFonts w:ascii="Times New Roman" w:hAnsi="Times New Roman" w:cs="Times New Roman"/>
          <w:sz w:val="24"/>
          <w:szCs w:val="24"/>
        </w:rPr>
      </w:pPr>
    </w:p>
    <w:p w14:paraId="761A6981" w14:textId="02E18598" w:rsidR="00A028A1" w:rsidRDefault="00A028A1" w:rsidP="00CE75C6">
      <w:pPr>
        <w:pStyle w:val="NoSpacing"/>
        <w:rPr>
          <w:rFonts w:ascii="Times New Roman" w:hAnsi="Times New Roman" w:cs="Times New Roman"/>
          <w:sz w:val="24"/>
          <w:szCs w:val="24"/>
        </w:rPr>
      </w:pPr>
      <w:r>
        <w:rPr>
          <w:rFonts w:ascii="Times New Roman" w:hAnsi="Times New Roman" w:cs="Times New Roman"/>
          <w:sz w:val="24"/>
          <w:szCs w:val="24"/>
        </w:rPr>
        <w:t xml:space="preserve">Notably, our results illustrate that the </w:t>
      </w:r>
      <w:r w:rsidR="00A417C3">
        <w:rPr>
          <w:rFonts w:ascii="Times New Roman" w:hAnsi="Times New Roman" w:cs="Times New Roman"/>
          <w:sz w:val="24"/>
          <w:szCs w:val="24"/>
        </w:rPr>
        <w:t>models</w:t>
      </w:r>
      <w:r>
        <w:rPr>
          <w:rFonts w:ascii="Times New Roman" w:hAnsi="Times New Roman" w:cs="Times New Roman"/>
          <w:sz w:val="24"/>
          <w:szCs w:val="24"/>
        </w:rPr>
        <w:t xml:space="preserve"> cannot correct for data they do not observe.</w:t>
      </w:r>
      <w:r w:rsidR="006F7F8D">
        <w:rPr>
          <w:rFonts w:ascii="Times New Roman" w:hAnsi="Times New Roman" w:cs="Times New Roman"/>
          <w:sz w:val="24"/>
          <w:szCs w:val="24"/>
        </w:rPr>
        <w:t xml:space="preserve"> This can occur e.g. for trans-boundary stocks, </w:t>
      </w:r>
      <w:r w:rsidR="006A3ECC">
        <w:rPr>
          <w:rFonts w:ascii="Times New Roman" w:hAnsi="Times New Roman" w:cs="Times New Roman"/>
          <w:sz w:val="24"/>
          <w:szCs w:val="24"/>
        </w:rPr>
        <w:t>when</w:t>
      </w:r>
      <w:r w:rsidR="006F7F8D">
        <w:rPr>
          <w:rFonts w:ascii="Times New Roman" w:hAnsi="Times New Roman" w:cs="Times New Roman"/>
          <w:sz w:val="24"/>
          <w:szCs w:val="24"/>
        </w:rPr>
        <w:t xml:space="preserve"> </w:t>
      </w:r>
      <w:r w:rsidR="006A3ECC">
        <w:rPr>
          <w:rFonts w:ascii="Times New Roman" w:hAnsi="Times New Roman" w:cs="Times New Roman"/>
          <w:sz w:val="24"/>
          <w:szCs w:val="24"/>
        </w:rPr>
        <w:t>there is a</w:t>
      </w:r>
      <w:r w:rsidR="006F7F8D">
        <w:rPr>
          <w:rFonts w:ascii="Times New Roman" w:hAnsi="Times New Roman" w:cs="Times New Roman"/>
          <w:sz w:val="24"/>
          <w:szCs w:val="24"/>
        </w:rPr>
        <w:t xml:space="preserve"> modeled change in density and distribution related to climate change, or where there are Marine Protected Areas (MPAs) in which densities increase or stay steady</w:t>
      </w:r>
      <w:r w:rsidR="000505AD">
        <w:rPr>
          <w:rFonts w:ascii="Times New Roman" w:hAnsi="Times New Roman" w:cs="Times New Roman"/>
          <w:sz w:val="24"/>
          <w:szCs w:val="24"/>
        </w:rPr>
        <w:t>,</w:t>
      </w:r>
      <w:r w:rsidR="006F7F8D">
        <w:rPr>
          <w:rFonts w:ascii="Times New Roman" w:hAnsi="Times New Roman" w:cs="Times New Roman"/>
          <w:sz w:val="24"/>
          <w:szCs w:val="24"/>
        </w:rPr>
        <w:t xml:space="preserve"> while fishing impacts </w:t>
      </w:r>
      <w:r w:rsidR="000505AD">
        <w:rPr>
          <w:rFonts w:ascii="Times New Roman" w:hAnsi="Times New Roman" w:cs="Times New Roman"/>
          <w:sz w:val="24"/>
          <w:szCs w:val="24"/>
        </w:rPr>
        <w:t xml:space="preserve">result in a different relative trend outside the MPAs. </w:t>
      </w:r>
      <w:r>
        <w:rPr>
          <w:rFonts w:ascii="Times New Roman" w:hAnsi="Times New Roman" w:cs="Times New Roman"/>
          <w:sz w:val="24"/>
          <w:szCs w:val="24"/>
        </w:rPr>
        <w:t>In these cases, the proposed methods should be used in conjunction with existing index standardization best practices</w:t>
      </w:r>
      <w:r w:rsidR="00197DF8">
        <w:rPr>
          <w:rFonts w:ascii="Times New Roman" w:hAnsi="Times New Roman" w:cs="Times New Roman"/>
          <w:sz w:val="24"/>
          <w:szCs w:val="24"/>
        </w:rPr>
        <w:t xml:space="preserve">, as well as </w:t>
      </w:r>
      <w:r>
        <w:rPr>
          <w:rFonts w:ascii="Times New Roman" w:hAnsi="Times New Roman" w:cs="Times New Roman"/>
          <w:sz w:val="24"/>
          <w:szCs w:val="24"/>
        </w:rPr>
        <w:t xml:space="preserve">techniques to extrapolate over less-sampled </w:t>
      </w:r>
      <w:r w:rsidR="009B7147">
        <w:rPr>
          <w:rFonts w:ascii="Times New Roman" w:hAnsi="Times New Roman" w:cs="Times New Roman"/>
          <w:sz w:val="24"/>
          <w:szCs w:val="24"/>
        </w:rPr>
        <w:t>area</w:t>
      </w:r>
      <w:r>
        <w:rPr>
          <w:rFonts w:ascii="Times New Roman" w:hAnsi="Times New Roman" w:cs="Times New Roman"/>
          <w:sz w:val="24"/>
          <w:szCs w:val="24"/>
        </w:rPr>
        <w:t>s</w:t>
      </w:r>
      <w:r w:rsidR="00606025">
        <w:rPr>
          <w:rFonts w:ascii="Times New Roman" w:hAnsi="Times New Roman" w:cs="Times New Roman"/>
          <w:sz w:val="24"/>
          <w:szCs w:val="24"/>
        </w:rPr>
        <w:t xml:space="preserve"> </w:t>
      </w:r>
      <w:r w:rsidR="00470D4B">
        <w:rPr>
          <w:rFonts w:ascii="Times New Roman" w:hAnsi="Times New Roman" w:cs="Times New Roman"/>
          <w:sz w:val="24"/>
          <w:szCs w:val="24"/>
        </w:rPr>
        <w:t>(Maunder &amp; Punt 2004)</w:t>
      </w:r>
      <w:ins w:id="584" w:author="Allen.Chen" w:date="2025-03-11T17:52:00Z">
        <w:r w:rsidR="00BF4B7F">
          <w:rPr>
            <w:rFonts w:ascii="Times New Roman" w:hAnsi="Times New Roman" w:cs="Times New Roman"/>
            <w:sz w:val="24"/>
            <w:szCs w:val="24"/>
          </w:rPr>
          <w:t>, such as coupling these methods with spatiotemporal smoothers</w:t>
        </w:r>
      </w:ins>
      <w:ins w:id="585" w:author="Allen.Chen" w:date="2025-03-11T18:13:00Z">
        <w:r w:rsidR="006E238F">
          <w:rPr>
            <w:rFonts w:ascii="Times New Roman" w:hAnsi="Times New Roman" w:cs="Times New Roman"/>
            <w:sz w:val="24"/>
            <w:szCs w:val="24"/>
          </w:rPr>
          <w:t xml:space="preserve"> (</w:t>
        </w:r>
      </w:ins>
      <w:ins w:id="586" w:author="Allen.Chen" w:date="2025-03-11T18:26:00Z">
        <w:r w:rsidR="00DB557F">
          <w:rPr>
            <w:rFonts w:ascii="Times New Roman" w:hAnsi="Times New Roman" w:cs="Times New Roman"/>
            <w:sz w:val="24"/>
            <w:szCs w:val="24"/>
          </w:rPr>
          <w:t>Thorson et al. 2020</w:t>
        </w:r>
      </w:ins>
      <w:ins w:id="587" w:author="Allen.Chen" w:date="2025-03-11T18:13:00Z">
        <w:r w:rsidR="006E238F">
          <w:rPr>
            <w:rFonts w:ascii="Times New Roman" w:hAnsi="Times New Roman" w:cs="Times New Roman"/>
            <w:sz w:val="24"/>
            <w:szCs w:val="24"/>
          </w:rPr>
          <w:t>).</w:t>
        </w:r>
      </w:ins>
      <w:del w:id="588" w:author="Allen.Chen" w:date="2025-03-11T17:52:00Z">
        <w:r w:rsidR="00470D4B" w:rsidDel="00BF4B7F">
          <w:rPr>
            <w:rFonts w:ascii="Times New Roman" w:hAnsi="Times New Roman" w:cs="Times New Roman"/>
            <w:sz w:val="24"/>
            <w:szCs w:val="24"/>
          </w:rPr>
          <w:delText>.</w:delText>
        </w:r>
      </w:del>
    </w:p>
    <w:p w14:paraId="17993BC4" w14:textId="462BD429" w:rsidR="006A3ECC" w:rsidRDefault="006A3ECC" w:rsidP="00CE75C6">
      <w:pPr>
        <w:pStyle w:val="NoSpacing"/>
        <w:rPr>
          <w:rFonts w:ascii="Times New Roman" w:hAnsi="Times New Roman" w:cs="Times New Roman"/>
          <w:sz w:val="24"/>
          <w:szCs w:val="24"/>
        </w:rPr>
      </w:pPr>
    </w:p>
    <w:p w14:paraId="6DF6A8C4" w14:textId="2FF0D7D6" w:rsidR="009F02DF" w:rsidRDefault="00B624F3" w:rsidP="00CE75C6">
      <w:pPr>
        <w:pStyle w:val="NoSpacing"/>
        <w:rPr>
          <w:ins w:id="589" w:author="Allen.Chen" w:date="2025-03-11T17:14:00Z"/>
          <w:rFonts w:ascii="Times New Roman" w:hAnsi="Times New Roman" w:cs="Times New Roman"/>
          <w:sz w:val="24"/>
          <w:szCs w:val="24"/>
        </w:rPr>
      </w:pPr>
      <w:r>
        <w:rPr>
          <w:rFonts w:ascii="Times New Roman" w:hAnsi="Times New Roman" w:cs="Times New Roman"/>
          <w:sz w:val="24"/>
          <w:szCs w:val="24"/>
        </w:rPr>
        <w:t xml:space="preserve">This study represents an important step forward to applying these methods to real data, but there are some important caveats and next steps to highlight. </w:t>
      </w:r>
      <w:ins w:id="590" w:author="Allen.Chen" w:date="2025-03-11T17:53:00Z">
        <w:r w:rsidR="00BF4B7F">
          <w:rPr>
            <w:rFonts w:ascii="Times New Roman" w:hAnsi="Times New Roman" w:cs="Times New Roman"/>
            <w:sz w:val="24"/>
            <w:szCs w:val="24"/>
          </w:rPr>
          <w:t xml:space="preserve">Building toward real applications of our method is an important next step, and we suggest future research to expand our simulation framework to more directly investigate the utility to fisheries. </w:t>
        </w:r>
      </w:ins>
      <w:r>
        <w:rPr>
          <w:rFonts w:ascii="Times New Roman" w:hAnsi="Times New Roman" w:cs="Times New Roman"/>
          <w:sz w:val="24"/>
          <w:szCs w:val="24"/>
        </w:rPr>
        <w:t xml:space="preserve">Our results are based on a single simulated fish stock (cod like) and exploitation pattern (one-way trip). </w:t>
      </w:r>
      <w:ins w:id="591" w:author="Allen.Chen" w:date="2025-03-11T17:15:00Z">
        <w:r w:rsidR="009F02DF">
          <w:rPr>
            <w:rFonts w:ascii="Times New Roman" w:hAnsi="Times New Roman" w:cs="Times New Roman"/>
            <w:sz w:val="24"/>
            <w:szCs w:val="24"/>
          </w:rPr>
          <w:t>The four fishing model scenarios (Table 2) tested do not capture the full richness of fisher behavior nor spatial distribution of fish, such as competition across fishers, or depletion over the season or localized areas</w:t>
        </w:r>
      </w:ins>
      <w:ins w:id="592" w:author="Allen.Chen" w:date="2025-03-11T18:36:00Z">
        <w:r w:rsidR="006724C8">
          <w:rPr>
            <w:rFonts w:ascii="Times New Roman" w:hAnsi="Times New Roman" w:cs="Times New Roman"/>
            <w:sz w:val="24"/>
            <w:szCs w:val="24"/>
          </w:rPr>
          <w:t xml:space="preserve"> (Walter et al. 2007)</w:t>
        </w:r>
      </w:ins>
      <w:ins w:id="593" w:author="Allen.Chen" w:date="2025-03-11T17:15:00Z">
        <w:r w:rsidR="009F02DF">
          <w:rPr>
            <w:rFonts w:ascii="Times New Roman" w:hAnsi="Times New Roman" w:cs="Times New Roman"/>
            <w:sz w:val="24"/>
            <w:szCs w:val="24"/>
          </w:rPr>
          <w:t xml:space="preserve">. </w:t>
        </w:r>
      </w:ins>
      <w:r>
        <w:rPr>
          <w:rFonts w:ascii="Times New Roman" w:hAnsi="Times New Roman" w:cs="Times New Roman"/>
          <w:sz w:val="24"/>
          <w:szCs w:val="24"/>
        </w:rPr>
        <w:t xml:space="preserve">We do not anticipate the biology to greatly influence the method, but alternative fishing histories, such as a severely depleted stock, could interact with the fishing and </w:t>
      </w:r>
      <w:r>
        <w:rPr>
          <w:rFonts w:ascii="Times New Roman" w:hAnsi="Times New Roman" w:cs="Times New Roman"/>
          <w:sz w:val="24"/>
          <w:szCs w:val="24"/>
        </w:rPr>
        <w:lastRenderedPageBreak/>
        <w:t>econometric models.</w:t>
      </w:r>
      <w:ins w:id="594" w:author="Allen.Chen" w:date="2025-03-11T17:07:00Z">
        <w:r w:rsidR="002246BA">
          <w:rPr>
            <w:rFonts w:ascii="Times New Roman" w:hAnsi="Times New Roman" w:cs="Times New Roman"/>
            <w:sz w:val="24"/>
            <w:szCs w:val="24"/>
          </w:rPr>
          <w:t xml:space="preserve"> Such a scenario would require including some time-varying variable in the fishing model </w:t>
        </w:r>
      </w:ins>
      <w:ins w:id="595" w:author="Allen.Chen" w:date="2025-03-11T17:08:00Z">
        <w:r w:rsidR="002246BA">
          <w:rPr>
            <w:rFonts w:ascii="Times New Roman" w:hAnsi="Times New Roman" w:cs="Times New Roman"/>
            <w:sz w:val="24"/>
            <w:szCs w:val="24"/>
          </w:rPr>
          <w:t>to account for changes within-season of the desirability of sites.</w:t>
        </w:r>
      </w:ins>
    </w:p>
    <w:p w14:paraId="303D90E4" w14:textId="0CDE3FC9" w:rsidR="002246BA" w:rsidRDefault="00B624F3" w:rsidP="00CE75C6">
      <w:pPr>
        <w:pStyle w:val="NoSpacing"/>
        <w:rPr>
          <w:ins w:id="596" w:author="Allen.Chen" w:date="2025-03-11T17:05:00Z"/>
          <w:rFonts w:ascii="Times New Roman" w:hAnsi="Times New Roman" w:cs="Times New Roman"/>
          <w:sz w:val="24"/>
          <w:szCs w:val="24"/>
        </w:rPr>
      </w:pPr>
      <w:del w:id="597" w:author="Allen.Chen" w:date="2025-03-11T17:07:00Z">
        <w:r w:rsidDel="002246BA">
          <w:rPr>
            <w:rFonts w:ascii="Times New Roman" w:hAnsi="Times New Roman" w:cs="Times New Roman"/>
            <w:sz w:val="24"/>
            <w:szCs w:val="24"/>
          </w:rPr>
          <w:delText xml:space="preserve"> </w:delText>
        </w:r>
      </w:del>
    </w:p>
    <w:p w14:paraId="50784F48" w14:textId="63738AC1" w:rsidR="002246BA" w:rsidRDefault="00B624F3" w:rsidP="00CE75C6">
      <w:pPr>
        <w:pStyle w:val="NoSpacing"/>
        <w:rPr>
          <w:ins w:id="598" w:author="Allen.Chen" w:date="2025-03-11T17:05:00Z"/>
          <w:rFonts w:ascii="Times New Roman" w:hAnsi="Times New Roman" w:cs="Times New Roman"/>
          <w:sz w:val="24"/>
          <w:szCs w:val="24"/>
        </w:rPr>
      </w:pPr>
      <w:r>
        <w:rPr>
          <w:rFonts w:ascii="Times New Roman" w:hAnsi="Times New Roman" w:cs="Times New Roman"/>
          <w:sz w:val="24"/>
          <w:szCs w:val="24"/>
        </w:rPr>
        <w:t>Due to computational limitations we used a small</w:t>
      </w:r>
      <w:r w:rsidR="006A3ECC">
        <w:rPr>
          <w:rFonts w:ascii="Times New Roman" w:hAnsi="Times New Roman" w:cs="Times New Roman"/>
          <w:sz w:val="24"/>
          <w:szCs w:val="24"/>
        </w:rPr>
        <w:t>er</w:t>
      </w:r>
      <w:r>
        <w:rPr>
          <w:rFonts w:ascii="Times New Roman" w:hAnsi="Times New Roman" w:cs="Times New Roman"/>
          <w:sz w:val="24"/>
          <w:szCs w:val="24"/>
        </w:rPr>
        <w:t xml:space="preserve"> number of areas</w:t>
      </w:r>
      <w:ins w:id="599" w:author="Allen.Chen" w:date="2025-03-11T17:09:00Z">
        <w:r w:rsidR="002246BA">
          <w:rPr>
            <w:rFonts w:ascii="Times New Roman" w:hAnsi="Times New Roman" w:cs="Times New Roman"/>
            <w:sz w:val="24"/>
            <w:szCs w:val="24"/>
          </w:rPr>
          <w:t xml:space="preserve"> to illustrate proof of concept and to report asymptotic results</w:t>
        </w:r>
      </w:ins>
      <w:ins w:id="600" w:author="Allen.Chen" w:date="2025-03-11T17:11:00Z">
        <w:r w:rsidR="009F02DF">
          <w:rPr>
            <w:rFonts w:ascii="Times New Roman" w:hAnsi="Times New Roman" w:cs="Times New Roman"/>
            <w:sz w:val="24"/>
            <w:szCs w:val="24"/>
          </w:rPr>
          <w:t xml:space="preserve"> </w:t>
        </w:r>
      </w:ins>
      <w:ins w:id="601" w:author="Allen.Chen" w:date="2025-03-11T17:12:00Z">
        <w:r w:rsidR="009F02DF">
          <w:rPr>
            <w:rFonts w:ascii="Times New Roman" w:hAnsi="Times New Roman" w:cs="Times New Roman"/>
            <w:sz w:val="24"/>
            <w:szCs w:val="24"/>
          </w:rPr>
          <w:t xml:space="preserve">(which require thousands of model runs). For practical use, </w:t>
        </w:r>
      </w:ins>
      <w:del w:id="602" w:author="Allen.Chen" w:date="2025-03-11T17:12:00Z">
        <w:r w:rsidDel="009F02DF">
          <w:rPr>
            <w:rFonts w:ascii="Times New Roman" w:hAnsi="Times New Roman" w:cs="Times New Roman"/>
            <w:sz w:val="24"/>
            <w:szCs w:val="24"/>
          </w:rPr>
          <w:delText xml:space="preserve">. </w:delText>
        </w:r>
      </w:del>
      <w:del w:id="603" w:author="Allen.Chen" w:date="2025-03-11T17:11:00Z">
        <w:r w:rsidDel="009F02DF">
          <w:rPr>
            <w:rFonts w:ascii="Times New Roman" w:hAnsi="Times New Roman" w:cs="Times New Roman"/>
            <w:sz w:val="24"/>
            <w:szCs w:val="24"/>
          </w:rPr>
          <w:delText xml:space="preserve">For </w:delText>
        </w:r>
      </w:del>
      <w:del w:id="604" w:author="Allen.Chen" w:date="2025-03-11T17:09:00Z">
        <w:r w:rsidDel="002246BA">
          <w:rPr>
            <w:rFonts w:ascii="Times New Roman" w:hAnsi="Times New Roman" w:cs="Times New Roman"/>
            <w:sz w:val="24"/>
            <w:szCs w:val="24"/>
          </w:rPr>
          <w:delText xml:space="preserve">real </w:delText>
        </w:r>
      </w:del>
      <w:del w:id="605" w:author="Allen.Chen" w:date="2025-03-11T17:11:00Z">
        <w:r w:rsidDel="009F02DF">
          <w:rPr>
            <w:rFonts w:ascii="Times New Roman" w:hAnsi="Times New Roman" w:cs="Times New Roman"/>
            <w:sz w:val="24"/>
            <w:szCs w:val="24"/>
          </w:rPr>
          <w:delText>applications</w:delText>
        </w:r>
      </w:del>
      <w:del w:id="606" w:author="Allen.Chen" w:date="2025-03-11T17:10:00Z">
        <w:r w:rsidDel="002246BA">
          <w:rPr>
            <w:rFonts w:ascii="Times New Roman" w:hAnsi="Times New Roman" w:cs="Times New Roman"/>
            <w:sz w:val="24"/>
            <w:szCs w:val="24"/>
          </w:rPr>
          <w:delText xml:space="preserve"> run only once</w:delText>
        </w:r>
      </w:del>
      <w:del w:id="607" w:author="Allen.Chen" w:date="2025-03-11T17:11:00Z">
        <w:r w:rsidDel="009F02DF">
          <w:rPr>
            <w:rFonts w:ascii="Times New Roman" w:hAnsi="Times New Roman" w:cs="Times New Roman"/>
            <w:sz w:val="24"/>
            <w:szCs w:val="24"/>
          </w:rPr>
          <w:delText>, a</w:delText>
        </w:r>
      </w:del>
      <w:ins w:id="608" w:author="Allen.Chen" w:date="2025-03-11T17:12:00Z">
        <w:r w:rsidR="009F02DF">
          <w:rPr>
            <w:rFonts w:ascii="Times New Roman" w:hAnsi="Times New Roman" w:cs="Times New Roman"/>
            <w:sz w:val="24"/>
            <w:szCs w:val="24"/>
          </w:rPr>
          <w:t>a</w:t>
        </w:r>
      </w:ins>
      <w:r>
        <w:rPr>
          <w:rFonts w:ascii="Times New Roman" w:hAnsi="Times New Roman" w:cs="Times New Roman"/>
          <w:sz w:val="24"/>
          <w:szCs w:val="24"/>
        </w:rPr>
        <w:t xml:space="preserve">n analyst could increase the number of areas and explore </w:t>
      </w:r>
      <w:ins w:id="609" w:author="Allen.Chen" w:date="2025-03-11T17:13:00Z">
        <w:r w:rsidR="009F02DF">
          <w:rPr>
            <w:rFonts w:ascii="Times New Roman" w:hAnsi="Times New Roman" w:cs="Times New Roman"/>
            <w:sz w:val="24"/>
            <w:szCs w:val="24"/>
          </w:rPr>
          <w:t xml:space="preserve">different candidate </w:t>
        </w:r>
      </w:ins>
      <w:ins w:id="610" w:author="Allen.Chen" w:date="2025-03-11T17:14:00Z">
        <w:r w:rsidR="009F02DF">
          <w:rPr>
            <w:rFonts w:ascii="Times New Roman" w:hAnsi="Times New Roman" w:cs="Times New Roman"/>
            <w:sz w:val="24"/>
            <w:szCs w:val="24"/>
          </w:rPr>
          <w:t xml:space="preserve">models and their </w:t>
        </w:r>
      </w:ins>
      <w:del w:id="611" w:author="Allen.Chen" w:date="2025-03-11T17:14:00Z">
        <w:r w:rsidDel="009F02DF">
          <w:rPr>
            <w:rFonts w:ascii="Times New Roman" w:hAnsi="Times New Roman" w:cs="Times New Roman"/>
            <w:sz w:val="24"/>
            <w:szCs w:val="24"/>
          </w:rPr>
          <w:delText>the robus</w:delText>
        </w:r>
      </w:del>
      <w:ins w:id="612" w:author="Allen.Chen" w:date="2025-03-11T17:14:00Z">
        <w:r w:rsidR="009F02DF">
          <w:rPr>
            <w:rFonts w:ascii="Times New Roman" w:hAnsi="Times New Roman" w:cs="Times New Roman"/>
            <w:sz w:val="24"/>
            <w:szCs w:val="24"/>
          </w:rPr>
          <w:t>robus</w:t>
        </w:r>
      </w:ins>
      <w:r>
        <w:rPr>
          <w:rFonts w:ascii="Times New Roman" w:hAnsi="Times New Roman" w:cs="Times New Roman"/>
          <w:sz w:val="24"/>
          <w:szCs w:val="24"/>
        </w:rPr>
        <w:t xml:space="preserve">tness to alternative model assumptions </w:t>
      </w:r>
      <w:del w:id="613" w:author="Allen.Chen" w:date="2025-03-11T17:51:00Z">
        <w:r w:rsidDel="00BF4B7F">
          <w:rPr>
            <w:rFonts w:ascii="Times New Roman" w:hAnsi="Times New Roman" w:cs="Times New Roman"/>
            <w:sz w:val="24"/>
            <w:szCs w:val="24"/>
          </w:rPr>
          <w:delText xml:space="preserve">like </w:delText>
        </w:r>
      </w:del>
      <w:ins w:id="614" w:author="Allen.Chen" w:date="2025-03-11T17:51:00Z">
        <w:r w:rsidR="00BF4B7F">
          <w:rPr>
            <w:rFonts w:ascii="Times New Roman" w:hAnsi="Times New Roman" w:cs="Times New Roman"/>
            <w:sz w:val="24"/>
            <w:szCs w:val="24"/>
          </w:rPr>
          <w:t xml:space="preserve">such as </w:t>
        </w:r>
      </w:ins>
      <w:r>
        <w:rPr>
          <w:rFonts w:ascii="Times New Roman" w:hAnsi="Times New Roman" w:cs="Times New Roman"/>
          <w:sz w:val="24"/>
          <w:szCs w:val="24"/>
        </w:rPr>
        <w:t>different error distributions or polynomial orders.</w:t>
      </w:r>
      <w:ins w:id="615" w:author="Allen.Chen" w:date="2025-03-11T17:14:00Z">
        <w:r w:rsidR="009F02DF">
          <w:rPr>
            <w:rFonts w:ascii="Times New Roman" w:hAnsi="Times New Roman" w:cs="Times New Roman"/>
            <w:sz w:val="24"/>
            <w:szCs w:val="24"/>
          </w:rPr>
          <w:t xml:space="preserve"> This would be the case if the analyst only needs to update their </w:t>
        </w:r>
        <w:r w:rsidR="009F02DF" w:rsidRPr="00536885">
          <w:rPr>
            <w:rFonts w:ascii="Times New Roman" w:hAnsi="Times New Roman" w:cs="Times New Roman"/>
            <w:sz w:val="24"/>
            <w:szCs w:val="24"/>
          </w:rPr>
          <w:t>fishery-dependent abundance index once a year</w:t>
        </w:r>
      </w:ins>
      <w:ins w:id="616" w:author="Allen.Chen" w:date="2025-03-11T17:51:00Z">
        <w:r w:rsidR="00BF4B7F">
          <w:rPr>
            <w:rFonts w:ascii="Times New Roman" w:hAnsi="Times New Roman" w:cs="Times New Roman"/>
            <w:sz w:val="24"/>
            <w:szCs w:val="24"/>
          </w:rPr>
          <w:t>, running a handful of candidate models.</w:t>
        </w:r>
      </w:ins>
      <w:del w:id="617" w:author="Allen.Chen" w:date="2025-03-11T17:14:00Z">
        <w:r w:rsidR="00EB6C01" w:rsidDel="009F02DF">
          <w:rPr>
            <w:rFonts w:ascii="Times New Roman" w:hAnsi="Times New Roman" w:cs="Times New Roman"/>
            <w:sz w:val="24"/>
            <w:szCs w:val="24"/>
          </w:rPr>
          <w:delText xml:space="preserve"> T</w:delText>
        </w:r>
        <w:r w:rsidDel="009F02DF">
          <w:rPr>
            <w:rFonts w:ascii="Times New Roman" w:hAnsi="Times New Roman" w:cs="Times New Roman"/>
            <w:sz w:val="24"/>
            <w:szCs w:val="24"/>
          </w:rPr>
          <w:delText>he four fish</w:delText>
        </w:r>
        <w:r w:rsidR="00206E63" w:rsidDel="009F02DF">
          <w:rPr>
            <w:rFonts w:ascii="Times New Roman" w:hAnsi="Times New Roman" w:cs="Times New Roman"/>
            <w:sz w:val="24"/>
            <w:szCs w:val="24"/>
          </w:rPr>
          <w:delText>ing model</w:delText>
        </w:r>
        <w:r w:rsidDel="009F02DF">
          <w:rPr>
            <w:rFonts w:ascii="Times New Roman" w:hAnsi="Times New Roman" w:cs="Times New Roman"/>
            <w:sz w:val="24"/>
            <w:szCs w:val="24"/>
          </w:rPr>
          <w:delText xml:space="preserve"> scenarios </w:delText>
        </w:r>
        <w:r w:rsidR="00206E63" w:rsidDel="009F02DF">
          <w:rPr>
            <w:rFonts w:ascii="Times New Roman" w:hAnsi="Times New Roman" w:cs="Times New Roman"/>
            <w:sz w:val="24"/>
            <w:szCs w:val="24"/>
          </w:rPr>
          <w:delText xml:space="preserve">(Table 2) tested do not capture the full richness of fisher behavior nor spatial distribution of fish, </w:delText>
        </w:r>
        <w:r w:rsidR="00003240" w:rsidDel="009F02DF">
          <w:rPr>
            <w:rFonts w:ascii="Times New Roman" w:hAnsi="Times New Roman" w:cs="Times New Roman"/>
            <w:sz w:val="24"/>
            <w:szCs w:val="24"/>
          </w:rPr>
          <w:delText xml:space="preserve">such as competition across fishers, or depletion over the season or localized areas, </w:delText>
        </w:r>
        <w:r w:rsidR="00206E63" w:rsidDel="009F02DF">
          <w:rPr>
            <w:rFonts w:ascii="Times New Roman" w:hAnsi="Times New Roman" w:cs="Times New Roman"/>
            <w:sz w:val="24"/>
            <w:szCs w:val="24"/>
          </w:rPr>
          <w:delText xml:space="preserve">but we believe they sufficiently delineate cases when our method should be expected to work or not. </w:delText>
        </w:r>
      </w:del>
    </w:p>
    <w:p w14:paraId="03F4354D" w14:textId="5017E86B" w:rsidR="002246BA" w:rsidRDefault="002246BA" w:rsidP="00CE75C6">
      <w:pPr>
        <w:pStyle w:val="NoSpacing"/>
        <w:rPr>
          <w:ins w:id="618" w:author="Allen.Chen" w:date="2025-03-11T17:29:00Z"/>
          <w:rFonts w:ascii="Times New Roman" w:hAnsi="Times New Roman" w:cs="Times New Roman"/>
          <w:sz w:val="24"/>
          <w:szCs w:val="24"/>
        </w:rPr>
      </w:pPr>
    </w:p>
    <w:p w14:paraId="1987ABA7" w14:textId="09DD08D6" w:rsidR="00F76145" w:rsidRDefault="00EB6C01" w:rsidP="00CE75C6">
      <w:pPr>
        <w:pStyle w:val="NoSpacing"/>
        <w:rPr>
          <w:ins w:id="619" w:author="Allen.Chen" w:date="2025-03-11T17:21:00Z"/>
          <w:rFonts w:ascii="Times New Roman" w:hAnsi="Times New Roman" w:cs="Times New Roman"/>
          <w:sz w:val="24"/>
          <w:szCs w:val="24"/>
        </w:rPr>
      </w:pPr>
      <w:del w:id="620" w:author="Allen.Chen" w:date="2025-03-11T17:16:00Z">
        <w:r w:rsidDel="009F02DF">
          <w:rPr>
            <w:rFonts w:ascii="Times New Roman" w:hAnsi="Times New Roman" w:cs="Times New Roman"/>
            <w:sz w:val="24"/>
            <w:szCs w:val="24"/>
          </w:rPr>
          <w:delText>Finally, t</w:delText>
        </w:r>
      </w:del>
      <w:ins w:id="621" w:author="Allen.Chen" w:date="2025-03-11T17:16:00Z">
        <w:r w:rsidR="009F02DF">
          <w:rPr>
            <w:rFonts w:ascii="Times New Roman" w:hAnsi="Times New Roman" w:cs="Times New Roman"/>
            <w:sz w:val="24"/>
            <w:szCs w:val="24"/>
          </w:rPr>
          <w:t>T</w:t>
        </w:r>
      </w:ins>
      <w:r>
        <w:rPr>
          <w:rFonts w:ascii="Times New Roman" w:hAnsi="Times New Roman" w:cs="Times New Roman"/>
          <w:sz w:val="24"/>
          <w:szCs w:val="24"/>
        </w:rPr>
        <w:t xml:space="preserve">argeting </w:t>
      </w:r>
      <w:ins w:id="622" w:author="Allen.Chen" w:date="2025-03-11T17:16:00Z">
        <w:r w:rsidR="009F02DF">
          <w:rPr>
            <w:rFonts w:ascii="Times New Roman" w:hAnsi="Times New Roman" w:cs="Times New Roman"/>
            <w:sz w:val="24"/>
            <w:szCs w:val="24"/>
          </w:rPr>
          <w:t xml:space="preserve">is also </w:t>
        </w:r>
      </w:ins>
      <w:r>
        <w:rPr>
          <w:rFonts w:ascii="Times New Roman" w:hAnsi="Times New Roman" w:cs="Times New Roman"/>
          <w:sz w:val="24"/>
          <w:szCs w:val="24"/>
        </w:rPr>
        <w:t xml:space="preserve">often </w:t>
      </w:r>
      <w:del w:id="623" w:author="Allen.Chen" w:date="2025-03-11T17:16:00Z">
        <w:r w:rsidDel="009F02DF">
          <w:rPr>
            <w:rFonts w:ascii="Times New Roman" w:hAnsi="Times New Roman" w:cs="Times New Roman"/>
            <w:sz w:val="24"/>
            <w:szCs w:val="24"/>
          </w:rPr>
          <w:delText xml:space="preserve">is </w:delText>
        </w:r>
      </w:del>
      <w:r>
        <w:rPr>
          <w:rFonts w:ascii="Times New Roman" w:hAnsi="Times New Roman" w:cs="Times New Roman"/>
          <w:sz w:val="24"/>
          <w:szCs w:val="24"/>
        </w:rPr>
        <w:t xml:space="preserve">a multispecies process, but we only examined a simplified scenario with a single stock. </w:t>
      </w:r>
      <w:r w:rsidR="00003240">
        <w:rPr>
          <w:rFonts w:ascii="Times New Roman" w:hAnsi="Times New Roman" w:cs="Times New Roman"/>
          <w:sz w:val="24"/>
          <w:szCs w:val="24"/>
        </w:rPr>
        <w:t>I</w:t>
      </w:r>
      <w:r>
        <w:rPr>
          <w:rFonts w:ascii="Times New Roman" w:hAnsi="Times New Roman" w:cs="Times New Roman"/>
          <w:sz w:val="24"/>
          <w:szCs w:val="24"/>
        </w:rPr>
        <w:t>t is possible to extend our method to include multiple species, but that is beyond the scope of this current study.</w:t>
      </w:r>
      <w:del w:id="624" w:author="Allen.Chen" w:date="2025-03-11T17:23:00Z">
        <w:r w:rsidDel="00F76145">
          <w:rPr>
            <w:rFonts w:ascii="Times New Roman" w:hAnsi="Times New Roman" w:cs="Times New Roman"/>
            <w:sz w:val="24"/>
            <w:szCs w:val="24"/>
          </w:rPr>
          <w:delText xml:space="preserve"> </w:delText>
        </w:r>
      </w:del>
      <w:ins w:id="625" w:author="Allen.Chen" w:date="2025-03-11T17:23:00Z">
        <w:r w:rsidR="00F76145">
          <w:rPr>
            <w:rFonts w:ascii="Times New Roman" w:hAnsi="Times New Roman" w:cs="Times New Roman"/>
            <w:sz w:val="24"/>
            <w:szCs w:val="24"/>
          </w:rPr>
          <w:t xml:space="preserve"> </w:t>
        </w:r>
      </w:ins>
      <w:ins w:id="626" w:author="Allen.Chen" w:date="2025-03-11T17:24:00Z">
        <w:r w:rsidR="00F76145">
          <w:rPr>
            <w:rFonts w:ascii="Times New Roman" w:hAnsi="Times New Roman" w:cs="Times New Roman"/>
            <w:sz w:val="24"/>
            <w:szCs w:val="24"/>
          </w:rPr>
          <w:t>Additional species could be included as additional covariates in the fisher’s utility function, and t</w:t>
        </w:r>
      </w:ins>
      <w:ins w:id="627" w:author="Allen.Chen" w:date="2025-03-11T17:23:00Z">
        <w:r w:rsidR="00F76145">
          <w:rPr>
            <w:rFonts w:ascii="Times New Roman" w:hAnsi="Times New Roman" w:cs="Times New Roman"/>
            <w:sz w:val="24"/>
            <w:szCs w:val="24"/>
          </w:rPr>
          <w:t>he marginal utility from catch is an estimated parameter and is agnostic as to sign; bycatch for example might have a negative coefficient.</w:t>
        </w:r>
      </w:ins>
      <w:ins w:id="628" w:author="Allen.Chen" w:date="2025-03-11T17:24:00Z">
        <w:r w:rsidR="00F76145">
          <w:rPr>
            <w:rFonts w:ascii="Times New Roman" w:hAnsi="Times New Roman" w:cs="Times New Roman"/>
            <w:sz w:val="24"/>
            <w:szCs w:val="24"/>
          </w:rPr>
          <w:t xml:space="preserve"> A</w:t>
        </w:r>
        <w:r w:rsidR="00F76145" w:rsidRPr="00536885">
          <w:rPr>
            <w:rFonts w:ascii="Times New Roman" w:hAnsi="Times New Roman" w:cs="Times New Roman"/>
            <w:sz w:val="24"/>
            <w:szCs w:val="24"/>
          </w:rPr>
          <w:t>ssumptions as to the joint distribution of catch for the two species</w:t>
        </w:r>
        <w:r w:rsidR="00F76145">
          <w:rPr>
            <w:rFonts w:ascii="Times New Roman" w:hAnsi="Times New Roman" w:cs="Times New Roman"/>
            <w:sz w:val="24"/>
            <w:szCs w:val="24"/>
          </w:rPr>
          <w:t xml:space="preserve"> may need to be made. </w:t>
        </w:r>
      </w:ins>
      <w:ins w:id="629" w:author="Allen.Chen" w:date="2025-03-11T17:25:00Z">
        <w:r w:rsidR="00F76145">
          <w:rPr>
            <w:rFonts w:ascii="Times New Roman" w:hAnsi="Times New Roman" w:cs="Times New Roman"/>
            <w:sz w:val="24"/>
            <w:szCs w:val="24"/>
          </w:rPr>
          <w:t>If the analyst believes the catch of the other species might also suffer from selection bias, additional correction functions could also be added for that species, although the number of covariates would quickly increase.</w:t>
        </w:r>
      </w:ins>
    </w:p>
    <w:p w14:paraId="3C96A56C" w14:textId="149B4711" w:rsidR="000C0EBB" w:rsidRDefault="00206E63" w:rsidP="00CE75C6">
      <w:pPr>
        <w:pStyle w:val="NoSpacing"/>
        <w:rPr>
          <w:ins w:id="630" w:author="Allen.Chen" w:date="2025-03-11T17:44:00Z"/>
          <w:rFonts w:ascii="Times New Roman" w:hAnsi="Times New Roman" w:cs="Times New Roman"/>
          <w:sz w:val="24"/>
          <w:szCs w:val="24"/>
        </w:rPr>
      </w:pPr>
      <w:moveFromRangeStart w:id="631" w:author="Allen.Chen" w:date="2025-03-11T17:53:00Z" w:name="move192608003"/>
      <w:moveFrom w:id="632" w:author="Allen.Chen" w:date="2025-03-11T17:53:00Z">
        <w:del w:id="633" w:author="Allen.Chen" w:date="2025-03-11T17:55:00Z">
          <w:r w:rsidDel="00BF4B7F">
            <w:rPr>
              <w:rFonts w:ascii="Times New Roman" w:hAnsi="Times New Roman" w:cs="Times New Roman"/>
              <w:sz w:val="24"/>
              <w:szCs w:val="24"/>
            </w:rPr>
            <w:delText>Building toward real applications of our method is an important next step, and we suggest future research to expand our simulation framework to more directly investigate the utility to fisheries</w:delText>
          </w:r>
          <w:r w:rsidR="00003240" w:rsidDel="00BF4B7F">
            <w:rPr>
              <w:rFonts w:ascii="Times New Roman" w:hAnsi="Times New Roman" w:cs="Times New Roman"/>
              <w:sz w:val="24"/>
              <w:szCs w:val="24"/>
            </w:rPr>
            <w:delText>, such as by coupling these methods with spatiotemporal smoothers</w:delText>
          </w:r>
          <w:r w:rsidDel="00BF4B7F">
            <w:rPr>
              <w:rFonts w:ascii="Times New Roman" w:hAnsi="Times New Roman" w:cs="Times New Roman"/>
              <w:sz w:val="24"/>
              <w:szCs w:val="24"/>
            </w:rPr>
            <w:delText xml:space="preserve">. </w:delText>
          </w:r>
        </w:del>
      </w:moveFrom>
      <w:moveFromRangeEnd w:id="631"/>
    </w:p>
    <w:p w14:paraId="7A321007" w14:textId="29E38975" w:rsidR="00356177" w:rsidRDefault="00BF4B7F" w:rsidP="00CE75C6">
      <w:pPr>
        <w:pStyle w:val="NoSpacing"/>
        <w:rPr>
          <w:ins w:id="634" w:author="Allen.Chen" w:date="2025-03-11T17:44:00Z"/>
          <w:rFonts w:ascii="Times New Roman" w:hAnsi="Times New Roman" w:cs="Times New Roman"/>
          <w:sz w:val="24"/>
          <w:szCs w:val="24"/>
        </w:rPr>
      </w:pPr>
      <w:ins w:id="635" w:author="Allen.Chen" w:date="2025-03-11T17:54:00Z">
        <w:r>
          <w:rPr>
            <w:rFonts w:ascii="Times New Roman" w:hAnsi="Times New Roman" w:cs="Times New Roman"/>
            <w:sz w:val="24"/>
            <w:szCs w:val="24"/>
          </w:rPr>
          <w:t>In addition, i</w:t>
        </w:r>
      </w:ins>
      <w:ins w:id="636" w:author="Allen.Chen" w:date="2025-03-11T17:44:00Z">
        <w:r w:rsidR="00356177">
          <w:rPr>
            <w:rFonts w:ascii="Times New Roman" w:hAnsi="Times New Roman" w:cs="Times New Roman"/>
            <w:sz w:val="24"/>
            <w:szCs w:val="24"/>
          </w:rPr>
          <w:t>f model of site selection is misspecified,</w:t>
        </w:r>
      </w:ins>
      <w:ins w:id="637" w:author="Allen.Chen" w:date="2025-03-11T17:45:00Z">
        <w:r w:rsidR="00356177">
          <w:rPr>
            <w:rFonts w:ascii="Times New Roman" w:hAnsi="Times New Roman" w:cs="Times New Roman"/>
            <w:sz w:val="24"/>
            <w:szCs w:val="24"/>
          </w:rPr>
          <w:t xml:space="preserve"> </w:t>
        </w:r>
      </w:ins>
      <w:ins w:id="638" w:author="Allen.Chen" w:date="2025-03-11T17:46:00Z">
        <w:r w:rsidR="00356177">
          <w:rPr>
            <w:rFonts w:ascii="Times New Roman" w:hAnsi="Times New Roman" w:cs="Times New Roman"/>
            <w:sz w:val="24"/>
            <w:szCs w:val="24"/>
          </w:rPr>
          <w:t xml:space="preserve">the probabilities that enter our polynomial correction may be </w:t>
        </w:r>
      </w:ins>
      <w:ins w:id="639" w:author="Allen.Chen" w:date="2025-03-11T18:01:00Z">
        <w:r w:rsidR="00C73EB0">
          <w:rPr>
            <w:rFonts w:ascii="Times New Roman" w:hAnsi="Times New Roman" w:cs="Times New Roman"/>
            <w:sz w:val="24"/>
            <w:szCs w:val="24"/>
          </w:rPr>
          <w:t>misspecified</w:t>
        </w:r>
      </w:ins>
      <w:ins w:id="640" w:author="Allen.Chen" w:date="2025-03-11T17:46:00Z">
        <w:r w:rsidR="00356177">
          <w:rPr>
            <w:rFonts w:ascii="Times New Roman" w:hAnsi="Times New Roman" w:cs="Times New Roman"/>
            <w:sz w:val="24"/>
            <w:szCs w:val="24"/>
          </w:rPr>
          <w:t xml:space="preserve">. </w:t>
        </w:r>
      </w:ins>
      <w:ins w:id="641" w:author="Allen.Chen" w:date="2025-03-11T17:47:00Z">
        <w:r w:rsidR="00356177">
          <w:rPr>
            <w:rFonts w:ascii="Times New Roman" w:hAnsi="Times New Roman" w:cs="Times New Roman"/>
            <w:sz w:val="24"/>
            <w:szCs w:val="24"/>
          </w:rPr>
          <w:t xml:space="preserve">Broadly, the polynomial only requires consistent estimates of the probabilities of selection, and conditional logit </w:t>
        </w:r>
      </w:ins>
      <w:ins w:id="642" w:author="Allen.Chen" w:date="2025-03-11T17:54:00Z">
        <w:r>
          <w:rPr>
            <w:rFonts w:ascii="Times New Roman" w:hAnsi="Times New Roman" w:cs="Times New Roman"/>
            <w:sz w:val="24"/>
            <w:szCs w:val="24"/>
          </w:rPr>
          <w:t>provides consistent estimates under specific conditions</w:t>
        </w:r>
      </w:ins>
      <w:ins w:id="643" w:author="Allen.Chen" w:date="2025-03-11T18:26:00Z">
        <w:r w:rsidR="00DB557F">
          <w:rPr>
            <w:rFonts w:ascii="Times New Roman" w:hAnsi="Times New Roman" w:cs="Times New Roman"/>
            <w:sz w:val="24"/>
            <w:szCs w:val="24"/>
          </w:rPr>
          <w:t xml:space="preserve"> (McFadden 1974). </w:t>
        </w:r>
      </w:ins>
      <w:ins w:id="644" w:author="Allen.Chen" w:date="2025-03-11T17:56:00Z">
        <w:r>
          <w:rPr>
            <w:rFonts w:ascii="Times New Roman" w:hAnsi="Times New Roman" w:cs="Times New Roman"/>
            <w:sz w:val="24"/>
            <w:szCs w:val="24"/>
          </w:rPr>
          <w:t>S</w:t>
        </w:r>
      </w:ins>
      <w:ins w:id="645" w:author="Allen.Chen" w:date="2025-03-11T17:54:00Z">
        <w:r>
          <w:rPr>
            <w:rFonts w:ascii="Times New Roman" w:hAnsi="Times New Roman" w:cs="Times New Roman"/>
            <w:sz w:val="24"/>
            <w:szCs w:val="24"/>
          </w:rPr>
          <w:t xml:space="preserve">ome of these (such as </w:t>
        </w:r>
      </w:ins>
      <w:ins w:id="646" w:author="Allen.Chen" w:date="2025-03-11T17:55:00Z">
        <w:r>
          <w:rPr>
            <w:rFonts w:ascii="Times New Roman" w:hAnsi="Times New Roman" w:cs="Times New Roman"/>
            <w:sz w:val="24"/>
            <w:szCs w:val="24"/>
          </w:rPr>
          <w:t>independence from irrelevant alternatives) may be strong.</w:t>
        </w:r>
      </w:ins>
      <w:ins w:id="647" w:author="Allen.Chen" w:date="2025-03-11T17:56:00Z">
        <w:r>
          <w:rPr>
            <w:rFonts w:ascii="Times New Roman" w:hAnsi="Times New Roman" w:cs="Times New Roman"/>
            <w:sz w:val="24"/>
            <w:szCs w:val="24"/>
          </w:rPr>
          <w:t xml:space="preserve"> However, there are many alternative methods</w:t>
        </w:r>
      </w:ins>
      <w:ins w:id="648" w:author="Allen.Chen" w:date="2025-03-11T18:28:00Z">
        <w:r w:rsidR="00DB557F">
          <w:rPr>
            <w:rFonts w:ascii="Times New Roman" w:hAnsi="Times New Roman" w:cs="Times New Roman"/>
            <w:sz w:val="24"/>
            <w:szCs w:val="24"/>
          </w:rPr>
          <w:t>,</w:t>
        </w:r>
      </w:ins>
      <w:ins w:id="649" w:author="Allen.Chen" w:date="2025-03-11T17:56:00Z">
        <w:r>
          <w:rPr>
            <w:rFonts w:ascii="Times New Roman" w:hAnsi="Times New Roman" w:cs="Times New Roman"/>
            <w:sz w:val="24"/>
            <w:szCs w:val="24"/>
          </w:rPr>
          <w:t xml:space="preserve"> </w:t>
        </w:r>
      </w:ins>
      <w:ins w:id="650" w:author="Allen.Chen" w:date="2025-03-11T18:28:00Z">
        <w:r w:rsidR="00DB557F">
          <w:rPr>
            <w:rFonts w:ascii="Times New Roman" w:hAnsi="Times New Roman" w:cs="Times New Roman"/>
            <w:sz w:val="24"/>
            <w:szCs w:val="24"/>
          </w:rPr>
          <w:t xml:space="preserve">such as mixed logit, </w:t>
        </w:r>
      </w:ins>
      <w:ins w:id="651" w:author="Allen.Chen" w:date="2025-03-11T17:56:00Z">
        <w:r>
          <w:rPr>
            <w:rFonts w:ascii="Times New Roman" w:hAnsi="Times New Roman" w:cs="Times New Roman"/>
            <w:sz w:val="24"/>
            <w:szCs w:val="24"/>
          </w:rPr>
          <w:t>to estimate the probabilit</w:t>
        </w:r>
        <w:r w:rsidR="00DB557F">
          <w:rPr>
            <w:rFonts w:ascii="Times New Roman" w:hAnsi="Times New Roman" w:cs="Times New Roman"/>
            <w:sz w:val="24"/>
            <w:szCs w:val="24"/>
          </w:rPr>
          <w:t xml:space="preserve">ies that relax </w:t>
        </w:r>
      </w:ins>
      <w:ins w:id="652" w:author="Allen.Chen" w:date="2025-03-11T18:28:00Z">
        <w:r w:rsidR="00DB557F">
          <w:rPr>
            <w:rFonts w:ascii="Times New Roman" w:hAnsi="Times New Roman" w:cs="Times New Roman"/>
            <w:sz w:val="24"/>
            <w:szCs w:val="24"/>
          </w:rPr>
          <w:t>these</w:t>
        </w:r>
      </w:ins>
      <w:ins w:id="653" w:author="Allen.Chen" w:date="2025-03-11T17:56:00Z">
        <w:r w:rsidR="00DB557F">
          <w:rPr>
            <w:rFonts w:ascii="Times New Roman" w:hAnsi="Times New Roman" w:cs="Times New Roman"/>
            <w:sz w:val="24"/>
            <w:szCs w:val="24"/>
          </w:rPr>
          <w:t xml:space="preserve"> assumptions</w:t>
        </w:r>
      </w:ins>
      <w:ins w:id="654" w:author="Allen.Chen" w:date="2025-03-11T18:28:00Z">
        <w:r w:rsidR="00DB557F">
          <w:rPr>
            <w:rFonts w:ascii="Times New Roman" w:hAnsi="Times New Roman" w:cs="Times New Roman"/>
            <w:sz w:val="24"/>
            <w:szCs w:val="24"/>
          </w:rPr>
          <w:t xml:space="preserve"> as well </w:t>
        </w:r>
      </w:ins>
      <w:ins w:id="655" w:author="Allen.Chen" w:date="2025-03-11T18:26:00Z">
        <w:r w:rsidR="00DB557F">
          <w:rPr>
            <w:rFonts w:ascii="Times New Roman" w:hAnsi="Times New Roman" w:cs="Times New Roman"/>
            <w:sz w:val="24"/>
            <w:szCs w:val="24"/>
          </w:rPr>
          <w:t>(Train 2009).</w:t>
        </w:r>
      </w:ins>
      <w:ins w:id="656" w:author="Allen.Chen" w:date="2025-03-11T17:57:00Z">
        <w:r>
          <w:rPr>
            <w:rFonts w:ascii="Times New Roman" w:hAnsi="Times New Roman" w:cs="Times New Roman"/>
            <w:sz w:val="24"/>
            <w:szCs w:val="24"/>
          </w:rPr>
          <w:t xml:space="preserve"> </w:t>
        </w:r>
      </w:ins>
      <w:ins w:id="657" w:author="Allen.Chen" w:date="2025-03-11T18:02:00Z">
        <w:r w:rsidR="00C73EB0">
          <w:rPr>
            <w:rFonts w:ascii="Times New Roman" w:hAnsi="Times New Roman" w:cs="Times New Roman"/>
            <w:sz w:val="24"/>
            <w:szCs w:val="24"/>
          </w:rPr>
          <w:t>Furthermore, w</w:t>
        </w:r>
      </w:ins>
      <w:ins w:id="658" w:author="Allen.Chen" w:date="2025-03-11T17:57:00Z">
        <w:r>
          <w:rPr>
            <w:rFonts w:ascii="Times New Roman" w:hAnsi="Times New Roman" w:cs="Times New Roman"/>
            <w:sz w:val="24"/>
            <w:szCs w:val="24"/>
          </w:rPr>
          <w:t xml:space="preserve">hile we suggest a full information approach in this paper, Dahl (2002) also suggests estimating “cell probabilities”. These </w:t>
        </w:r>
      </w:ins>
      <w:ins w:id="659" w:author="Allen.Chen" w:date="2025-03-11T18:02:00Z">
        <w:r w:rsidR="00C73EB0">
          <w:rPr>
            <w:rFonts w:ascii="Times New Roman" w:hAnsi="Times New Roman" w:cs="Times New Roman"/>
            <w:sz w:val="24"/>
            <w:szCs w:val="24"/>
          </w:rPr>
          <w:t>would</w:t>
        </w:r>
      </w:ins>
      <w:ins w:id="660" w:author="Allen.Chen" w:date="2025-03-11T17:57:00Z">
        <w:r>
          <w:rPr>
            <w:rFonts w:ascii="Times New Roman" w:hAnsi="Times New Roman" w:cs="Times New Roman"/>
            <w:sz w:val="24"/>
            <w:szCs w:val="24"/>
          </w:rPr>
          <w:t xml:space="preserve"> be </w:t>
        </w:r>
      </w:ins>
      <w:ins w:id="661" w:author="Allen.Chen" w:date="2025-03-11T17:58:00Z">
        <w:r w:rsidR="00C73EB0">
          <w:rPr>
            <w:rFonts w:ascii="Times New Roman" w:hAnsi="Times New Roman" w:cs="Times New Roman"/>
            <w:sz w:val="24"/>
            <w:szCs w:val="24"/>
          </w:rPr>
          <w:t>constructed by</w:t>
        </w:r>
      </w:ins>
      <w:ins w:id="662" w:author="Allen.Chen" w:date="2025-03-11T18:02:00Z">
        <w:r w:rsidR="00C73EB0">
          <w:rPr>
            <w:rFonts w:ascii="Times New Roman" w:hAnsi="Times New Roman" w:cs="Times New Roman"/>
            <w:sz w:val="24"/>
            <w:szCs w:val="24"/>
          </w:rPr>
          <w:t xml:space="preserve">, for example, </w:t>
        </w:r>
      </w:ins>
      <w:ins w:id="663" w:author="Allen.Chen" w:date="2025-03-11T18:03:00Z">
        <w:r w:rsidR="00C73EB0">
          <w:rPr>
            <w:rFonts w:ascii="Times New Roman" w:hAnsi="Times New Roman" w:cs="Times New Roman"/>
            <w:sz w:val="24"/>
            <w:szCs w:val="24"/>
          </w:rPr>
          <w:t xml:space="preserve">grouping vessels with similar characteristics together (e.g. vessel tons or horsepower), </w:t>
        </w:r>
      </w:ins>
      <w:ins w:id="664" w:author="Allen.Chen" w:date="2025-03-11T18:02:00Z">
        <w:r w:rsidR="00C73EB0">
          <w:rPr>
            <w:rFonts w:ascii="Times New Roman" w:hAnsi="Times New Roman" w:cs="Times New Roman"/>
            <w:sz w:val="24"/>
            <w:szCs w:val="24"/>
          </w:rPr>
          <w:t>creating cells</w:t>
        </w:r>
      </w:ins>
      <w:ins w:id="665" w:author="Allen.Chen" w:date="2025-03-11T18:03:00Z">
        <w:r w:rsidR="00C73EB0">
          <w:rPr>
            <w:rFonts w:ascii="Times New Roman" w:hAnsi="Times New Roman" w:cs="Times New Roman"/>
            <w:sz w:val="24"/>
            <w:szCs w:val="24"/>
          </w:rPr>
          <w:t>, and calculating the proportion of individuals in each cell that mov</w:t>
        </w:r>
      </w:ins>
      <w:ins w:id="666" w:author="Allen.Chen" w:date="2025-03-11T18:04:00Z">
        <w:r w:rsidR="00C73EB0">
          <w:rPr>
            <w:rFonts w:ascii="Times New Roman" w:hAnsi="Times New Roman" w:cs="Times New Roman"/>
            <w:sz w:val="24"/>
            <w:szCs w:val="24"/>
          </w:rPr>
          <w:t>e</w:t>
        </w:r>
      </w:ins>
      <w:ins w:id="667" w:author="Allen.Chen" w:date="2025-03-11T18:05:00Z">
        <w:r w:rsidR="00C73EB0">
          <w:rPr>
            <w:rFonts w:ascii="Times New Roman" w:hAnsi="Times New Roman" w:cs="Times New Roman"/>
            <w:sz w:val="24"/>
            <w:szCs w:val="24"/>
          </w:rPr>
          <w:t xml:space="preserve"> from one location to another. These are </w:t>
        </w:r>
      </w:ins>
      <w:ins w:id="668" w:author="Allen.Chen" w:date="2025-03-11T18:03:00Z">
        <w:r w:rsidR="00C73EB0">
          <w:rPr>
            <w:rFonts w:ascii="Times New Roman" w:hAnsi="Times New Roman" w:cs="Times New Roman"/>
            <w:sz w:val="24"/>
            <w:szCs w:val="24"/>
          </w:rPr>
          <w:t>distribution-free</w:t>
        </w:r>
      </w:ins>
      <w:ins w:id="669" w:author="Allen.Chen" w:date="2025-03-11T18:04:00Z">
        <w:r w:rsidR="00C73EB0">
          <w:rPr>
            <w:rFonts w:ascii="Times New Roman" w:hAnsi="Times New Roman" w:cs="Times New Roman"/>
            <w:sz w:val="24"/>
            <w:szCs w:val="24"/>
          </w:rPr>
          <w:t xml:space="preserve">, do not assume a parametric framework, and </w:t>
        </w:r>
      </w:ins>
      <w:ins w:id="670" w:author="Allen.Chen" w:date="2025-03-11T18:06:00Z">
        <w:r w:rsidR="00C73EB0">
          <w:rPr>
            <w:rFonts w:ascii="Times New Roman" w:hAnsi="Times New Roman" w:cs="Times New Roman"/>
            <w:sz w:val="24"/>
            <w:szCs w:val="24"/>
          </w:rPr>
          <w:t>are computationally straightforward to include in a linear regression.</w:t>
        </w:r>
      </w:ins>
      <w:ins w:id="671" w:author="Allen.Chen" w:date="2025-03-11T18:04:00Z">
        <w:r w:rsidR="00C73EB0">
          <w:rPr>
            <w:rFonts w:ascii="Times New Roman" w:hAnsi="Times New Roman" w:cs="Times New Roman"/>
            <w:sz w:val="24"/>
            <w:szCs w:val="24"/>
          </w:rPr>
          <w:t xml:space="preserve"> </w:t>
        </w:r>
      </w:ins>
    </w:p>
    <w:p w14:paraId="3D2B61CA" w14:textId="481E4C5C" w:rsidR="00BF4B7F" w:rsidRDefault="00BF4B7F" w:rsidP="00BF4B7F">
      <w:pPr>
        <w:pStyle w:val="NoSpacing"/>
        <w:rPr>
          <w:ins w:id="672" w:author="Allen.Chen" w:date="2025-03-11T17:55:00Z"/>
          <w:rFonts w:ascii="Times New Roman" w:hAnsi="Times New Roman" w:cs="Times New Roman"/>
          <w:sz w:val="24"/>
          <w:szCs w:val="24"/>
        </w:rPr>
      </w:pPr>
    </w:p>
    <w:p w14:paraId="4453552E" w14:textId="0304F25C" w:rsidR="00BF4B7F" w:rsidRDefault="00C73EB0" w:rsidP="00BF4B7F">
      <w:pPr>
        <w:pStyle w:val="NoSpacing"/>
        <w:rPr>
          <w:ins w:id="673" w:author="Allen.Chen" w:date="2025-03-11T17:55:00Z"/>
          <w:rFonts w:ascii="Times New Roman" w:hAnsi="Times New Roman" w:cs="Times New Roman"/>
          <w:sz w:val="24"/>
          <w:szCs w:val="24"/>
        </w:rPr>
      </w:pPr>
      <w:ins w:id="674" w:author="Allen.Chen" w:date="2025-03-11T18:06:00Z">
        <w:r>
          <w:rPr>
            <w:rFonts w:ascii="Times New Roman" w:hAnsi="Times New Roman" w:cs="Times New Roman"/>
            <w:sz w:val="24"/>
            <w:szCs w:val="24"/>
          </w:rPr>
          <w:t xml:space="preserve">We also assume that </w:t>
        </w:r>
      </w:ins>
      <w:ins w:id="675" w:author="Allen.Chen" w:date="2025-03-11T17:58:00Z">
        <w:r w:rsidR="00BF4B7F">
          <w:rPr>
            <w:rFonts w:ascii="Times New Roman" w:hAnsi="Times New Roman" w:cs="Times New Roman"/>
            <w:sz w:val="24"/>
            <w:szCs w:val="24"/>
          </w:rPr>
          <w:t>the error terms in the fisher’s catch and utility are independent, but they could be correlated. To the extent they are positively correlated</w:t>
        </w:r>
      </w:ins>
      <w:ins w:id="676" w:author="Allen.Chen" w:date="2025-03-11T18:29:00Z">
        <w:r w:rsidR="00DB557F">
          <w:rPr>
            <w:rFonts w:ascii="Times New Roman" w:hAnsi="Times New Roman" w:cs="Times New Roman"/>
            <w:sz w:val="24"/>
            <w:szCs w:val="24"/>
          </w:rPr>
          <w:t>,</w:t>
        </w:r>
      </w:ins>
      <w:ins w:id="677" w:author="Allen.Chen" w:date="2025-03-11T17:58:00Z">
        <w:r w:rsidR="00BF4B7F">
          <w:rPr>
            <w:rFonts w:ascii="Times New Roman" w:hAnsi="Times New Roman" w:cs="Times New Roman"/>
            <w:sz w:val="24"/>
            <w:szCs w:val="24"/>
          </w:rPr>
          <w:t xml:space="preserve"> we would expect this to exacerbate the selection bias described, and attenuate the bias if they are not correlated. </w:t>
        </w:r>
      </w:ins>
      <w:ins w:id="678" w:author="Allen.Chen" w:date="2025-03-11T18:29:00Z">
        <w:r w:rsidR="00DB557F">
          <w:rPr>
            <w:rFonts w:ascii="Times New Roman" w:hAnsi="Times New Roman" w:cs="Times New Roman"/>
            <w:sz w:val="24"/>
            <w:szCs w:val="24"/>
          </w:rPr>
          <w:t>All o</w:t>
        </w:r>
      </w:ins>
      <w:ins w:id="679" w:author="Allen.Chen" w:date="2025-03-11T18:07:00Z">
        <w:r>
          <w:rPr>
            <w:rFonts w:ascii="Times New Roman" w:hAnsi="Times New Roman" w:cs="Times New Roman"/>
            <w:sz w:val="24"/>
            <w:szCs w:val="24"/>
          </w:rPr>
          <w:t xml:space="preserve">ur various caveats </w:t>
        </w:r>
      </w:ins>
      <w:ins w:id="680" w:author="Allen.Chen" w:date="2025-03-11T18:11:00Z">
        <w:r>
          <w:rPr>
            <w:rFonts w:ascii="Times New Roman" w:hAnsi="Times New Roman" w:cs="Times New Roman"/>
            <w:sz w:val="24"/>
            <w:szCs w:val="24"/>
          </w:rPr>
          <w:t xml:space="preserve">above </w:t>
        </w:r>
      </w:ins>
      <w:ins w:id="681" w:author="Allen.Chen" w:date="2025-03-11T18:07:00Z">
        <w:r>
          <w:rPr>
            <w:rFonts w:ascii="Times New Roman" w:hAnsi="Times New Roman" w:cs="Times New Roman"/>
            <w:sz w:val="24"/>
            <w:szCs w:val="24"/>
          </w:rPr>
          <w:t>emphasize that t</w:t>
        </w:r>
      </w:ins>
      <w:ins w:id="682" w:author="Allen.Chen" w:date="2025-03-11T17:55:00Z">
        <w:r w:rsidR="00BF4B7F">
          <w:rPr>
            <w:rFonts w:ascii="Times New Roman" w:hAnsi="Times New Roman" w:cs="Times New Roman"/>
            <w:sz w:val="24"/>
            <w:szCs w:val="24"/>
          </w:rPr>
          <w:t>he process of selecting a final model from competing choices can be time-consuming and subjective, however, due to the variety of modeling assumptions and specifications this can be a necessary and common undertaking.</w:t>
        </w:r>
      </w:ins>
      <w:ins w:id="683" w:author="Allen.Chen" w:date="2025-03-11T17:58:00Z">
        <w:r w:rsidR="00BF4B7F">
          <w:rPr>
            <w:rFonts w:ascii="Times New Roman" w:hAnsi="Times New Roman" w:cs="Times New Roman"/>
            <w:sz w:val="24"/>
            <w:szCs w:val="24"/>
          </w:rPr>
          <w:t xml:space="preserve"> The researcher </w:t>
        </w:r>
        <w:r w:rsidR="00BF4B7F">
          <w:rPr>
            <w:rFonts w:ascii="Times New Roman" w:hAnsi="Times New Roman" w:cs="Times New Roman"/>
            <w:sz w:val="24"/>
            <w:szCs w:val="24"/>
          </w:rPr>
          <w:lastRenderedPageBreak/>
          <w:t>must check the robustness of differ</w:t>
        </w:r>
      </w:ins>
      <w:ins w:id="684" w:author="Allen.Chen" w:date="2025-03-11T17:59:00Z">
        <w:r w:rsidR="00BF4B7F">
          <w:rPr>
            <w:rFonts w:ascii="Times New Roman" w:hAnsi="Times New Roman" w:cs="Times New Roman"/>
            <w:sz w:val="24"/>
            <w:szCs w:val="24"/>
          </w:rPr>
          <w:t>ent catch an</w:t>
        </w:r>
        <w:r>
          <w:rPr>
            <w:rFonts w:ascii="Times New Roman" w:hAnsi="Times New Roman" w:cs="Times New Roman"/>
            <w:sz w:val="24"/>
            <w:szCs w:val="24"/>
          </w:rPr>
          <w:t xml:space="preserve">d utility functions, as well </w:t>
        </w:r>
      </w:ins>
      <w:ins w:id="685" w:author="Allen.Chen" w:date="2025-03-11T18:07:00Z">
        <w:r>
          <w:rPr>
            <w:rFonts w:ascii="Times New Roman" w:hAnsi="Times New Roman" w:cs="Times New Roman"/>
            <w:sz w:val="24"/>
            <w:szCs w:val="24"/>
          </w:rPr>
          <w:t>varying assumptions of the catch and fish</w:t>
        </w:r>
      </w:ins>
      <w:ins w:id="686" w:author="Allen.Chen" w:date="2025-03-11T18:08:00Z">
        <w:r>
          <w:rPr>
            <w:rFonts w:ascii="Times New Roman" w:hAnsi="Times New Roman" w:cs="Times New Roman"/>
            <w:sz w:val="24"/>
            <w:szCs w:val="24"/>
          </w:rPr>
          <w:t xml:space="preserve">er error terms, and decide both the fineness and </w:t>
        </w:r>
      </w:ins>
      <w:ins w:id="687" w:author="Allen.Chen" w:date="2025-03-11T18:12:00Z">
        <w:r w:rsidR="00775C99">
          <w:rPr>
            <w:rFonts w:ascii="Times New Roman" w:hAnsi="Times New Roman" w:cs="Times New Roman"/>
            <w:sz w:val="24"/>
            <w:szCs w:val="24"/>
          </w:rPr>
          <w:t>size</w:t>
        </w:r>
      </w:ins>
      <w:ins w:id="688" w:author="Allen.Chen" w:date="2025-03-11T18:08:00Z">
        <w:r>
          <w:rPr>
            <w:rFonts w:ascii="Times New Roman" w:hAnsi="Times New Roman" w:cs="Times New Roman"/>
            <w:sz w:val="24"/>
            <w:szCs w:val="24"/>
          </w:rPr>
          <w:t xml:space="preserve"> of the spatial extent, etc.</w:t>
        </w:r>
      </w:ins>
    </w:p>
    <w:p w14:paraId="20052C58" w14:textId="6FAC71D5" w:rsidR="00303210" w:rsidDel="00F76145" w:rsidRDefault="00303210" w:rsidP="00CE75C6">
      <w:pPr>
        <w:pStyle w:val="NoSpacing"/>
        <w:rPr>
          <w:del w:id="689" w:author="Allen.Chen" w:date="2025-03-11T17:28:00Z"/>
          <w:rFonts w:ascii="Times New Roman" w:hAnsi="Times New Roman" w:cs="Times New Roman"/>
          <w:sz w:val="24"/>
          <w:szCs w:val="24"/>
        </w:rPr>
      </w:pPr>
    </w:p>
    <w:p w14:paraId="4BEC3165" w14:textId="77777777" w:rsidR="00B624F3" w:rsidRDefault="00B624F3" w:rsidP="00CE75C6">
      <w:pPr>
        <w:pStyle w:val="NoSpacing"/>
        <w:rPr>
          <w:rFonts w:ascii="Times New Roman" w:hAnsi="Times New Roman" w:cs="Times New Roman"/>
          <w:sz w:val="24"/>
          <w:szCs w:val="24"/>
        </w:rPr>
      </w:pPr>
    </w:p>
    <w:p w14:paraId="1055C468" w14:textId="6C0229DC" w:rsidR="0072327E" w:rsidRDefault="00BF4B7F" w:rsidP="00CE75C6">
      <w:pPr>
        <w:pStyle w:val="NoSpacing"/>
        <w:rPr>
          <w:rFonts w:ascii="Times New Roman" w:hAnsi="Times New Roman" w:cs="Times New Roman"/>
          <w:sz w:val="24"/>
          <w:szCs w:val="24"/>
        </w:rPr>
      </w:pPr>
      <w:moveToRangeStart w:id="690" w:author="Allen.Chen" w:date="2025-03-11T17:53:00Z" w:name="move192608003"/>
      <w:moveTo w:id="691" w:author="Allen.Chen" w:date="2025-03-11T17:53:00Z">
        <w:del w:id="692" w:author="Allen.Chen" w:date="2025-03-11T17:53:00Z">
          <w:r w:rsidDel="00BF4B7F">
            <w:rPr>
              <w:rFonts w:ascii="Times New Roman" w:hAnsi="Times New Roman" w:cs="Times New Roman"/>
              <w:sz w:val="24"/>
              <w:szCs w:val="24"/>
            </w:rPr>
            <w:delText xml:space="preserve">Building toward real applications of our method is an important next step, and we suggest future research to expand our simulation framework to more directly investigate the utility to fisheries, such as by coupling these methods with spatiotemporal smoothers. </w:delText>
          </w:r>
        </w:del>
      </w:moveTo>
      <w:moveToRangeEnd w:id="690"/>
      <w:ins w:id="693" w:author="Allen.Chen" w:date="2025-03-11T17:46:00Z">
        <w:r w:rsidR="00356177">
          <w:rPr>
            <w:rFonts w:ascii="Times New Roman" w:hAnsi="Times New Roman" w:cs="Times New Roman"/>
            <w:sz w:val="24"/>
            <w:szCs w:val="24"/>
          </w:rPr>
          <w:t xml:space="preserve">While </w:t>
        </w:r>
      </w:ins>
      <w:ins w:id="694" w:author="Allen.Chen" w:date="2025-03-11T18:08:00Z">
        <w:r w:rsidR="00C73EB0">
          <w:rPr>
            <w:rFonts w:ascii="Times New Roman" w:hAnsi="Times New Roman" w:cs="Times New Roman"/>
            <w:sz w:val="24"/>
            <w:szCs w:val="24"/>
          </w:rPr>
          <w:t xml:space="preserve">we do </w:t>
        </w:r>
      </w:ins>
      <w:ins w:id="695" w:author="Allen.Chen" w:date="2025-03-11T18:09:00Z">
        <w:r w:rsidR="00C73EB0">
          <w:rPr>
            <w:rFonts w:ascii="Times New Roman" w:hAnsi="Times New Roman" w:cs="Times New Roman"/>
            <w:sz w:val="24"/>
            <w:szCs w:val="24"/>
          </w:rPr>
          <w:t xml:space="preserve">find that </w:t>
        </w:r>
      </w:ins>
      <w:del w:id="696" w:author="Allen.Chen" w:date="2025-03-11T17:46:00Z">
        <w:r w:rsidR="004A3C95" w:rsidDel="00356177">
          <w:rPr>
            <w:rFonts w:ascii="Times New Roman" w:hAnsi="Times New Roman" w:cs="Times New Roman"/>
            <w:sz w:val="24"/>
            <w:szCs w:val="24"/>
          </w:rPr>
          <w:delText>O</w:delText>
        </w:r>
      </w:del>
      <w:ins w:id="697" w:author="Allen.Chen" w:date="2025-03-11T17:46:00Z">
        <w:r w:rsidR="00356177">
          <w:rPr>
            <w:rFonts w:ascii="Times New Roman" w:hAnsi="Times New Roman" w:cs="Times New Roman"/>
            <w:sz w:val="24"/>
            <w:szCs w:val="24"/>
          </w:rPr>
          <w:t>o</w:t>
        </w:r>
      </w:ins>
      <w:r w:rsidR="004A3C95">
        <w:rPr>
          <w:rFonts w:ascii="Times New Roman" w:hAnsi="Times New Roman" w:cs="Times New Roman"/>
          <w:sz w:val="24"/>
          <w:szCs w:val="24"/>
        </w:rPr>
        <w:t xml:space="preserve">ur correction </w:t>
      </w:r>
      <w:del w:id="698" w:author="Allen.Chen" w:date="2025-03-11T17:46:00Z">
        <w:r w:rsidR="004A3C95" w:rsidDel="00356177">
          <w:rPr>
            <w:rFonts w:ascii="Times New Roman" w:hAnsi="Times New Roman" w:cs="Times New Roman"/>
            <w:sz w:val="24"/>
            <w:szCs w:val="24"/>
          </w:rPr>
          <w:delText xml:space="preserve">also improves </w:delText>
        </w:r>
      </w:del>
      <w:ins w:id="699" w:author="Allen.Chen" w:date="2025-03-11T17:46:00Z">
        <w:r w:rsidR="00356177">
          <w:rPr>
            <w:rFonts w:ascii="Times New Roman" w:hAnsi="Times New Roman" w:cs="Times New Roman"/>
            <w:sz w:val="24"/>
            <w:szCs w:val="24"/>
          </w:rPr>
          <w:t xml:space="preserve">improves </w:t>
        </w:r>
      </w:ins>
      <w:r w:rsidR="004A3C95">
        <w:rPr>
          <w:rFonts w:ascii="Times New Roman" w:hAnsi="Times New Roman" w:cs="Times New Roman"/>
          <w:sz w:val="24"/>
          <w:szCs w:val="24"/>
        </w:rPr>
        <w:t>estimates of spawning biomass</w:t>
      </w:r>
      <w:del w:id="700" w:author="Allen.Chen" w:date="2025-03-11T17:46:00Z">
        <w:r w:rsidR="004A3C95" w:rsidDel="00356177">
          <w:rPr>
            <w:rFonts w:ascii="Times New Roman" w:hAnsi="Times New Roman" w:cs="Times New Roman"/>
            <w:sz w:val="24"/>
            <w:szCs w:val="24"/>
          </w:rPr>
          <w:delText xml:space="preserve">; however, </w:delText>
        </w:r>
      </w:del>
      <w:ins w:id="701" w:author="Allen.Chen" w:date="2025-03-11T17:46:00Z">
        <w:r w:rsidR="00356177">
          <w:rPr>
            <w:rFonts w:ascii="Times New Roman" w:hAnsi="Times New Roman" w:cs="Times New Roman"/>
            <w:sz w:val="24"/>
            <w:szCs w:val="24"/>
          </w:rPr>
          <w:t xml:space="preserve">, </w:t>
        </w:r>
      </w:ins>
      <w:r w:rsidR="0054104A">
        <w:rPr>
          <w:rFonts w:ascii="Times New Roman" w:hAnsi="Times New Roman" w:cs="Times New Roman"/>
          <w:sz w:val="24"/>
          <w:szCs w:val="24"/>
        </w:rPr>
        <w:t xml:space="preserve">the magnitude of this improvement is lower </w:t>
      </w:r>
      <w:r w:rsidR="004A3C95">
        <w:rPr>
          <w:rFonts w:ascii="Times New Roman" w:hAnsi="Times New Roman" w:cs="Times New Roman"/>
          <w:sz w:val="24"/>
          <w:szCs w:val="24"/>
        </w:rPr>
        <w:t>when an existing fishery-independent survey can be used. Thus</w:t>
      </w:r>
      <w:r w:rsidR="0054104A">
        <w:rPr>
          <w:rFonts w:ascii="Times New Roman" w:hAnsi="Times New Roman" w:cs="Times New Roman"/>
          <w:sz w:val="24"/>
          <w:szCs w:val="24"/>
        </w:rPr>
        <w:t>,</w:t>
      </w:r>
      <w:r w:rsidR="004A3C95">
        <w:rPr>
          <w:rFonts w:ascii="Times New Roman" w:hAnsi="Times New Roman" w:cs="Times New Roman"/>
          <w:sz w:val="24"/>
          <w:szCs w:val="24"/>
        </w:rPr>
        <w:t xml:space="preserve"> we expect our methods to be more useful for situations where fishery-dependent data play a more prominent or </w:t>
      </w:r>
      <w:r w:rsidR="009C7401">
        <w:rPr>
          <w:rFonts w:ascii="Times New Roman" w:hAnsi="Times New Roman" w:cs="Times New Roman"/>
          <w:sz w:val="24"/>
          <w:szCs w:val="24"/>
        </w:rPr>
        <w:t>exclusive</w:t>
      </w:r>
      <w:r w:rsidR="004A3C95">
        <w:rPr>
          <w:rFonts w:ascii="Times New Roman" w:hAnsi="Times New Roman" w:cs="Times New Roman"/>
          <w:sz w:val="24"/>
          <w:szCs w:val="24"/>
        </w:rPr>
        <w:t xml:space="preserve"> role</w:t>
      </w:r>
      <w:r w:rsidR="00E03EAA">
        <w:rPr>
          <w:rFonts w:ascii="Times New Roman" w:hAnsi="Times New Roman" w:cs="Times New Roman"/>
          <w:sz w:val="24"/>
          <w:szCs w:val="24"/>
        </w:rPr>
        <w:t>; an example might be tuna fishery management</w:t>
      </w:r>
      <w:r w:rsidR="00AC76B4">
        <w:rPr>
          <w:rFonts w:ascii="Times New Roman" w:hAnsi="Times New Roman" w:cs="Times New Roman"/>
          <w:sz w:val="24"/>
          <w:szCs w:val="24"/>
        </w:rPr>
        <w:t>.</w:t>
      </w:r>
      <w:r w:rsidR="00AC76B4" w:rsidRPr="00AC76B4">
        <w:t xml:space="preserve"> </w:t>
      </w:r>
      <w:r w:rsidR="00AC76B4" w:rsidRPr="00AC76B4">
        <w:rPr>
          <w:rFonts w:ascii="Times New Roman" w:hAnsi="Times New Roman" w:cs="Times New Roman"/>
          <w:sz w:val="24"/>
          <w:szCs w:val="24"/>
        </w:rPr>
        <w:t xml:space="preserve">Another </w:t>
      </w:r>
      <w:r w:rsidR="00AC76B4">
        <w:rPr>
          <w:rFonts w:ascii="Times New Roman" w:hAnsi="Times New Roman" w:cs="Times New Roman"/>
          <w:sz w:val="24"/>
          <w:szCs w:val="24"/>
        </w:rPr>
        <w:t>avenue for future research</w:t>
      </w:r>
      <w:r w:rsidR="00AC76B4" w:rsidRPr="00AC76B4">
        <w:rPr>
          <w:rFonts w:ascii="Times New Roman" w:hAnsi="Times New Roman" w:cs="Times New Roman"/>
          <w:sz w:val="24"/>
          <w:szCs w:val="24"/>
        </w:rPr>
        <w:t xml:space="preserve"> is to understand how survey frequency impacts the value of our method</w:t>
      </w:r>
      <w:r w:rsidR="00740760">
        <w:rPr>
          <w:rFonts w:ascii="Times New Roman" w:hAnsi="Times New Roman" w:cs="Times New Roman"/>
          <w:sz w:val="24"/>
          <w:szCs w:val="24"/>
        </w:rPr>
        <w:t xml:space="preserve">. An advantage of our approach is that fishing </w:t>
      </w:r>
      <w:r w:rsidR="0054104A">
        <w:rPr>
          <w:rFonts w:ascii="Times New Roman" w:hAnsi="Times New Roman" w:cs="Times New Roman"/>
          <w:sz w:val="24"/>
          <w:szCs w:val="24"/>
        </w:rPr>
        <w:t>generates data</w:t>
      </w:r>
      <w:r w:rsidR="006E2F56">
        <w:rPr>
          <w:rFonts w:ascii="Times New Roman" w:hAnsi="Times New Roman" w:cs="Times New Roman"/>
          <w:sz w:val="24"/>
          <w:szCs w:val="24"/>
        </w:rPr>
        <w:t xml:space="preserve"> every year </w:t>
      </w:r>
      <w:r w:rsidR="005A584F">
        <w:rPr>
          <w:rFonts w:ascii="Times New Roman" w:hAnsi="Times New Roman" w:cs="Times New Roman"/>
          <w:sz w:val="24"/>
          <w:szCs w:val="24"/>
        </w:rPr>
        <w:t>across</w:t>
      </w:r>
      <w:r w:rsidR="006E2F56">
        <w:rPr>
          <w:rFonts w:ascii="Times New Roman" w:hAnsi="Times New Roman" w:cs="Times New Roman"/>
          <w:sz w:val="24"/>
          <w:szCs w:val="24"/>
        </w:rPr>
        <w:t xml:space="preserve"> many months</w:t>
      </w:r>
      <w:r w:rsidR="00740760">
        <w:rPr>
          <w:rFonts w:ascii="Times New Roman" w:hAnsi="Times New Roman" w:cs="Times New Roman"/>
          <w:sz w:val="24"/>
          <w:szCs w:val="24"/>
        </w:rPr>
        <w:t xml:space="preserve">, instead of once every few years </w:t>
      </w:r>
      <w:r w:rsidR="0054104A">
        <w:rPr>
          <w:rFonts w:ascii="Times New Roman" w:hAnsi="Times New Roman" w:cs="Times New Roman"/>
          <w:sz w:val="24"/>
          <w:szCs w:val="24"/>
        </w:rPr>
        <w:t>as is typical</w:t>
      </w:r>
      <w:r w:rsidR="00A42A86">
        <w:rPr>
          <w:rFonts w:ascii="Times New Roman" w:hAnsi="Times New Roman" w:cs="Times New Roman"/>
          <w:sz w:val="24"/>
          <w:szCs w:val="24"/>
        </w:rPr>
        <w:t xml:space="preserve"> for fishery-independent surveys</w:t>
      </w:r>
      <w:r w:rsidR="00740760">
        <w:rPr>
          <w:rFonts w:ascii="Times New Roman" w:hAnsi="Times New Roman" w:cs="Times New Roman"/>
          <w:sz w:val="24"/>
          <w:szCs w:val="24"/>
        </w:rPr>
        <w:t>.</w:t>
      </w:r>
      <w:r w:rsidR="00A42A86">
        <w:rPr>
          <w:rFonts w:ascii="Times New Roman" w:hAnsi="Times New Roman" w:cs="Times New Roman"/>
          <w:sz w:val="24"/>
          <w:szCs w:val="24"/>
        </w:rPr>
        <w:t xml:space="preserve"> </w:t>
      </w:r>
      <w:r w:rsidR="0072327E">
        <w:rPr>
          <w:rFonts w:ascii="Times New Roman" w:hAnsi="Times New Roman" w:cs="Times New Roman"/>
          <w:sz w:val="24"/>
          <w:szCs w:val="24"/>
        </w:rPr>
        <w:t>As a result, fishing data generally covers more months of the year for more years.</w:t>
      </w:r>
    </w:p>
    <w:p w14:paraId="2905AAD5" w14:textId="77777777" w:rsidR="0072327E" w:rsidRDefault="0072327E" w:rsidP="00CE75C6">
      <w:pPr>
        <w:pStyle w:val="NoSpacing"/>
        <w:rPr>
          <w:rFonts w:ascii="Times New Roman" w:hAnsi="Times New Roman" w:cs="Times New Roman"/>
          <w:sz w:val="24"/>
          <w:szCs w:val="24"/>
        </w:rPr>
      </w:pPr>
    </w:p>
    <w:p w14:paraId="3B15B353" w14:textId="0A95C12F" w:rsidR="004A3C95" w:rsidRDefault="0072327E" w:rsidP="00CE75C6">
      <w:pPr>
        <w:pStyle w:val="NoSpacing"/>
        <w:rPr>
          <w:rFonts w:ascii="Times New Roman" w:hAnsi="Times New Roman" w:cs="Times New Roman"/>
          <w:sz w:val="24"/>
          <w:szCs w:val="24"/>
        </w:rPr>
      </w:pPr>
      <w:r>
        <w:rPr>
          <w:rFonts w:ascii="Times New Roman" w:hAnsi="Times New Roman" w:cs="Times New Roman"/>
          <w:sz w:val="24"/>
          <w:szCs w:val="24"/>
        </w:rPr>
        <w:t xml:space="preserve">The proposed methods therefore are useful for fisheries where fishery-independent surveys do not occur, or to take better advantage of fishery-dependent data that is collected for regulatory purposes. In addition, </w:t>
      </w:r>
      <w:r w:rsidR="00A42A86">
        <w:rPr>
          <w:rFonts w:ascii="Times New Roman" w:hAnsi="Times New Roman" w:cs="Times New Roman"/>
          <w:sz w:val="24"/>
          <w:szCs w:val="24"/>
        </w:rPr>
        <w:t>we note that b</w:t>
      </w:r>
      <w:r w:rsidR="004A3C95">
        <w:rPr>
          <w:rFonts w:ascii="Times New Roman" w:hAnsi="Times New Roman" w:cs="Times New Roman"/>
          <w:sz w:val="24"/>
          <w:szCs w:val="24"/>
        </w:rPr>
        <w:t xml:space="preserve">ecause a polynomial approximation is relatively straightforward to implement and is statistically testable for whether </w:t>
      </w:r>
      <w:r w:rsidR="0054104A">
        <w:rPr>
          <w:rFonts w:ascii="Times New Roman" w:hAnsi="Times New Roman" w:cs="Times New Roman"/>
          <w:sz w:val="24"/>
          <w:szCs w:val="24"/>
        </w:rPr>
        <w:t xml:space="preserve">or not </w:t>
      </w:r>
      <w:r w:rsidR="004A3C95">
        <w:rPr>
          <w:rFonts w:ascii="Times New Roman" w:hAnsi="Times New Roman" w:cs="Times New Roman"/>
          <w:sz w:val="24"/>
          <w:szCs w:val="24"/>
        </w:rPr>
        <w:t>selection bias occurs, we emphasize these methods do not represent an either-or proposition. Rather, they are an additional tool allowing stock assessors to potentially better use the wealth of data generated by observer coverage and the fishing process itself.</w:t>
      </w:r>
      <w:r w:rsidR="00826921">
        <w:rPr>
          <w:rFonts w:ascii="Times New Roman" w:hAnsi="Times New Roman" w:cs="Times New Roman"/>
          <w:sz w:val="24"/>
          <w:szCs w:val="24"/>
        </w:rPr>
        <w:t xml:space="preserve"> </w:t>
      </w:r>
    </w:p>
    <w:p w14:paraId="178D4677" w14:textId="445F1687" w:rsidR="004A78EE" w:rsidRPr="002C4C1C" w:rsidRDefault="004A78EE" w:rsidP="004A78EE">
      <w:pPr>
        <w:pStyle w:val="Heading1"/>
        <w:rPr>
          <w:rFonts w:ascii="Times New Roman" w:hAnsi="Times New Roman" w:cs="Times New Roman"/>
          <w:sz w:val="28"/>
          <w:szCs w:val="28"/>
        </w:rPr>
      </w:pPr>
      <w:r w:rsidRPr="002C4C1C">
        <w:rPr>
          <w:rFonts w:ascii="Times New Roman" w:hAnsi="Times New Roman" w:cs="Times New Roman"/>
          <w:sz w:val="28"/>
          <w:szCs w:val="28"/>
        </w:rPr>
        <w:t>Acknowledgements</w:t>
      </w:r>
    </w:p>
    <w:p w14:paraId="0EF0246B" w14:textId="713B93B6" w:rsidR="004A78EE" w:rsidRDefault="00BE0E3D" w:rsidP="00CE75C6">
      <w:pPr>
        <w:pStyle w:val="NoSpacing"/>
        <w:rPr>
          <w:rFonts w:ascii="Times New Roman" w:hAnsi="Times New Roman" w:cs="Times New Roman"/>
          <w:sz w:val="24"/>
          <w:szCs w:val="24"/>
        </w:rPr>
      </w:pPr>
      <w:r>
        <w:rPr>
          <w:rFonts w:ascii="Times New Roman" w:hAnsi="Times New Roman" w:cs="Times New Roman"/>
          <w:sz w:val="24"/>
          <w:szCs w:val="24"/>
        </w:rPr>
        <w:t>Th</w:t>
      </w:r>
      <w:r w:rsidRPr="00BE0E3D">
        <w:rPr>
          <w:rFonts w:ascii="Times New Roman" w:hAnsi="Times New Roman" w:cs="Times New Roman"/>
          <w:sz w:val="24"/>
          <w:szCs w:val="24"/>
        </w:rPr>
        <w:t xml:space="preserve">e authors thank </w:t>
      </w:r>
      <w:r>
        <w:rPr>
          <w:rFonts w:ascii="Times New Roman" w:hAnsi="Times New Roman" w:cs="Times New Roman"/>
          <w:sz w:val="24"/>
          <w:szCs w:val="24"/>
        </w:rPr>
        <w:t xml:space="preserve">Kiva </w:t>
      </w:r>
      <w:proofErr w:type="spellStart"/>
      <w:r>
        <w:rPr>
          <w:rFonts w:ascii="Times New Roman" w:hAnsi="Times New Roman" w:cs="Times New Roman"/>
          <w:sz w:val="24"/>
          <w:szCs w:val="24"/>
        </w:rPr>
        <w:t>Oken</w:t>
      </w:r>
      <w:proofErr w:type="spellEnd"/>
      <w:r>
        <w:rPr>
          <w:rFonts w:ascii="Times New Roman" w:hAnsi="Times New Roman" w:cs="Times New Roman"/>
          <w:sz w:val="24"/>
          <w:szCs w:val="24"/>
        </w:rPr>
        <w:t>, Leif Anderson, Ian Taylor, and Lisa</w:t>
      </w:r>
      <w:r w:rsidRPr="00BE0E3D">
        <w:t xml:space="preserve"> </w:t>
      </w:r>
      <w:r w:rsidRPr="00BE0E3D">
        <w:rPr>
          <w:rFonts w:ascii="Times New Roman" w:hAnsi="Times New Roman" w:cs="Times New Roman"/>
          <w:sz w:val="24"/>
          <w:szCs w:val="24"/>
        </w:rPr>
        <w:t>Pfeiffer</w:t>
      </w:r>
      <w:r>
        <w:rPr>
          <w:rFonts w:ascii="Times New Roman" w:hAnsi="Times New Roman" w:cs="Times New Roman"/>
          <w:sz w:val="24"/>
          <w:szCs w:val="24"/>
        </w:rPr>
        <w:t xml:space="preserve"> </w:t>
      </w:r>
      <w:r w:rsidRPr="00BE0E3D">
        <w:rPr>
          <w:rFonts w:ascii="Times New Roman" w:hAnsi="Times New Roman" w:cs="Times New Roman"/>
          <w:sz w:val="24"/>
          <w:szCs w:val="24"/>
        </w:rPr>
        <w:t xml:space="preserve">for valuable comments and assistance. In addition, we thank participants at the </w:t>
      </w:r>
      <w:r>
        <w:rPr>
          <w:rFonts w:ascii="Times New Roman" w:hAnsi="Times New Roman" w:cs="Times New Roman"/>
          <w:sz w:val="24"/>
          <w:szCs w:val="24"/>
        </w:rPr>
        <w:t xml:space="preserve">North American Association of Fisheries Economists Forum. </w:t>
      </w:r>
      <w:r w:rsidRPr="00BE0E3D">
        <w:rPr>
          <w:rFonts w:ascii="Times New Roman" w:hAnsi="Times New Roman" w:cs="Times New Roman"/>
          <w:sz w:val="24"/>
          <w:szCs w:val="24"/>
        </w:rPr>
        <w:t xml:space="preserve">Financial assistance was provided by </w:t>
      </w:r>
      <w:proofErr w:type="spellStart"/>
      <w:r w:rsidRPr="00BE0E3D">
        <w:rPr>
          <w:rFonts w:ascii="Times New Roman" w:hAnsi="Times New Roman" w:cs="Times New Roman"/>
          <w:sz w:val="24"/>
          <w:szCs w:val="24"/>
        </w:rPr>
        <w:t>FishSET</w:t>
      </w:r>
      <w:proofErr w:type="spellEnd"/>
      <w:r w:rsidRPr="00BE0E3D">
        <w:rPr>
          <w:rFonts w:ascii="Times New Roman" w:hAnsi="Times New Roman" w:cs="Times New Roman"/>
          <w:sz w:val="24"/>
          <w:szCs w:val="24"/>
        </w:rPr>
        <w:t>, the Pacific States Marine Fisheries Commission, and NOAA Fisheries Office of Science and Technology.</w:t>
      </w:r>
    </w:p>
    <w:p w14:paraId="6D80AC8A" w14:textId="77777777" w:rsidR="004A78EE" w:rsidRDefault="004A78EE" w:rsidP="00CE75C6">
      <w:pPr>
        <w:pStyle w:val="NoSpacing"/>
        <w:rPr>
          <w:rFonts w:ascii="Times New Roman" w:hAnsi="Times New Roman" w:cs="Times New Roman"/>
          <w:sz w:val="24"/>
          <w:szCs w:val="24"/>
        </w:rPr>
      </w:pPr>
    </w:p>
    <w:p w14:paraId="68493B34" w14:textId="177019C4" w:rsidR="004A78EE" w:rsidRDefault="004A78EE" w:rsidP="00CE75C6">
      <w:pPr>
        <w:pStyle w:val="NoSpacing"/>
        <w:rPr>
          <w:rFonts w:ascii="Times New Roman" w:hAnsi="Times New Roman" w:cs="Times New Roman"/>
          <w:sz w:val="24"/>
          <w:szCs w:val="24"/>
        </w:rPr>
      </w:pPr>
      <w:r w:rsidRPr="004A78EE">
        <w:rPr>
          <w:rFonts w:ascii="Times New Roman" w:hAnsi="Times New Roman" w:cs="Times New Roman"/>
          <w:sz w:val="24"/>
          <w:szCs w:val="24"/>
        </w:rPr>
        <w:t xml:space="preserve">This research did not receive any </w:t>
      </w:r>
      <w:r w:rsidR="00BE0E3D">
        <w:rPr>
          <w:rFonts w:ascii="Times New Roman" w:hAnsi="Times New Roman" w:cs="Times New Roman"/>
          <w:sz w:val="24"/>
          <w:szCs w:val="24"/>
        </w:rPr>
        <w:t xml:space="preserve">additional specific </w:t>
      </w:r>
      <w:r w:rsidRPr="004A78EE">
        <w:rPr>
          <w:rFonts w:ascii="Times New Roman" w:hAnsi="Times New Roman" w:cs="Times New Roman"/>
          <w:sz w:val="24"/>
          <w:szCs w:val="24"/>
        </w:rPr>
        <w:t>grant</w:t>
      </w:r>
      <w:r w:rsidR="00BE0E3D">
        <w:rPr>
          <w:rFonts w:ascii="Times New Roman" w:hAnsi="Times New Roman" w:cs="Times New Roman"/>
          <w:sz w:val="24"/>
          <w:szCs w:val="24"/>
        </w:rPr>
        <w:t>s</w:t>
      </w:r>
      <w:r w:rsidRPr="004A78EE">
        <w:rPr>
          <w:rFonts w:ascii="Times New Roman" w:hAnsi="Times New Roman" w:cs="Times New Roman"/>
          <w:sz w:val="24"/>
          <w:szCs w:val="24"/>
        </w:rPr>
        <w:t xml:space="preserve"> from funding agencies in the public, commercial, or not-for-profit sectors.</w:t>
      </w:r>
    </w:p>
    <w:p w14:paraId="42992FB2" w14:textId="0224F4B4" w:rsidR="0033454B" w:rsidRDefault="0033454B" w:rsidP="00CE75C6">
      <w:pPr>
        <w:pStyle w:val="NoSpacing"/>
        <w:rPr>
          <w:rFonts w:ascii="Times New Roman" w:hAnsi="Times New Roman" w:cs="Times New Roman"/>
          <w:sz w:val="24"/>
          <w:szCs w:val="24"/>
        </w:rPr>
      </w:pPr>
    </w:p>
    <w:p w14:paraId="5ECC506A" w14:textId="19472841" w:rsidR="0033454B" w:rsidRPr="00CE75C6" w:rsidRDefault="00C94361" w:rsidP="00CE75C6">
      <w:pPr>
        <w:pStyle w:val="NoSpacing"/>
        <w:rPr>
          <w:rFonts w:ascii="Times New Roman" w:hAnsi="Times New Roman" w:cs="Times New Roman"/>
          <w:sz w:val="24"/>
          <w:szCs w:val="24"/>
        </w:rPr>
      </w:pPr>
      <w:r>
        <w:rPr>
          <w:rFonts w:ascii="Times New Roman" w:hAnsi="Times New Roman" w:cs="Times New Roman"/>
          <w:sz w:val="24"/>
          <w:szCs w:val="24"/>
        </w:rPr>
        <w:t xml:space="preserve">A repository containing replication code for this paper can be found at: </w:t>
      </w:r>
      <w:r w:rsidRPr="00C94361">
        <w:rPr>
          <w:rFonts w:ascii="Times New Roman" w:hAnsi="Times New Roman" w:cs="Times New Roman"/>
          <w:sz w:val="24"/>
          <w:szCs w:val="24"/>
        </w:rPr>
        <w:t>https://github.com/allen-chen-noaa-gov/ss3simfork</w:t>
      </w:r>
      <w:r>
        <w:rPr>
          <w:rFonts w:ascii="Times New Roman" w:hAnsi="Times New Roman" w:cs="Times New Roman"/>
          <w:sz w:val="24"/>
          <w:szCs w:val="24"/>
        </w:rPr>
        <w:t>.</w:t>
      </w:r>
    </w:p>
    <w:p w14:paraId="6335A61A" w14:textId="77777777" w:rsidR="00F029B7" w:rsidRPr="00CE75C6" w:rsidRDefault="00F029B7" w:rsidP="00F029B7">
      <w:pPr>
        <w:pStyle w:val="Heading1"/>
        <w:rPr>
          <w:rFonts w:ascii="Times New Roman" w:hAnsi="Times New Roman" w:cs="Times New Roman"/>
          <w:sz w:val="28"/>
          <w:szCs w:val="28"/>
        </w:rPr>
      </w:pPr>
      <w:r w:rsidRPr="00CE75C6">
        <w:rPr>
          <w:rFonts w:ascii="Times New Roman" w:hAnsi="Times New Roman" w:cs="Times New Roman"/>
          <w:sz w:val="28"/>
          <w:szCs w:val="28"/>
        </w:rPr>
        <w:t>References</w:t>
      </w:r>
    </w:p>
    <w:p w14:paraId="1C32262A" w14:textId="3EA23CE0" w:rsidR="00F029B7" w:rsidRDefault="00F029B7" w:rsidP="00F029B7">
      <w:pPr>
        <w:pStyle w:val="NoSpacing"/>
        <w:ind w:left="480" w:hanging="480"/>
        <w:rPr>
          <w:ins w:id="702" w:author="Allen.Chen" w:date="2025-03-06T17:25:00Z"/>
          <w:rFonts w:ascii="Times New Roman" w:hAnsi="Times New Roman" w:cs="Times New Roman"/>
          <w:sz w:val="24"/>
          <w:szCs w:val="24"/>
        </w:rPr>
      </w:pPr>
      <w:r w:rsidRPr="00D7508D">
        <w:rPr>
          <w:rFonts w:ascii="Times New Roman" w:hAnsi="Times New Roman" w:cs="Times New Roman"/>
          <w:sz w:val="24"/>
          <w:szCs w:val="24"/>
        </w:rPr>
        <w:t>Anderson, S</w:t>
      </w:r>
      <w:r w:rsidR="00A20FEE">
        <w:rPr>
          <w:rFonts w:ascii="Times New Roman" w:hAnsi="Times New Roman" w:cs="Times New Roman"/>
          <w:sz w:val="24"/>
          <w:szCs w:val="24"/>
        </w:rPr>
        <w:t>.</w:t>
      </w:r>
      <w:r w:rsidRPr="00D7508D">
        <w:rPr>
          <w:rFonts w:ascii="Times New Roman" w:hAnsi="Times New Roman" w:cs="Times New Roman"/>
          <w:sz w:val="24"/>
          <w:szCs w:val="24"/>
        </w:rPr>
        <w:t>C</w:t>
      </w:r>
      <w:r w:rsidR="00A20FEE">
        <w:rPr>
          <w:rFonts w:ascii="Times New Roman" w:hAnsi="Times New Roman" w:cs="Times New Roman"/>
          <w:sz w:val="24"/>
          <w:szCs w:val="24"/>
        </w:rPr>
        <w:t>.</w:t>
      </w:r>
      <w:r w:rsidRPr="00D7508D">
        <w:rPr>
          <w:rFonts w:ascii="Times New Roman" w:hAnsi="Times New Roman" w:cs="Times New Roman"/>
          <w:sz w:val="24"/>
          <w:szCs w:val="24"/>
        </w:rPr>
        <w:t>, Monnahan, C</w:t>
      </w:r>
      <w:r w:rsidR="00A20FEE">
        <w:rPr>
          <w:rFonts w:ascii="Times New Roman" w:hAnsi="Times New Roman" w:cs="Times New Roman"/>
          <w:sz w:val="24"/>
          <w:szCs w:val="24"/>
        </w:rPr>
        <w:t>.</w:t>
      </w:r>
      <w:r w:rsidRPr="00D7508D">
        <w:rPr>
          <w:rFonts w:ascii="Times New Roman" w:hAnsi="Times New Roman" w:cs="Times New Roman"/>
          <w:sz w:val="24"/>
          <w:szCs w:val="24"/>
        </w:rPr>
        <w:t>C</w:t>
      </w:r>
      <w:r w:rsidR="00A20FEE">
        <w:rPr>
          <w:rFonts w:ascii="Times New Roman" w:hAnsi="Times New Roman" w:cs="Times New Roman"/>
          <w:sz w:val="24"/>
          <w:szCs w:val="24"/>
        </w:rPr>
        <w:t>.</w:t>
      </w:r>
      <w:r w:rsidRPr="00D7508D">
        <w:rPr>
          <w:rFonts w:ascii="Times New Roman" w:hAnsi="Times New Roman" w:cs="Times New Roman"/>
          <w:sz w:val="24"/>
          <w:szCs w:val="24"/>
        </w:rPr>
        <w:t>, Johnson, K</w:t>
      </w:r>
      <w:r w:rsidR="00A20FEE">
        <w:rPr>
          <w:rFonts w:ascii="Times New Roman" w:hAnsi="Times New Roman" w:cs="Times New Roman"/>
          <w:sz w:val="24"/>
          <w:szCs w:val="24"/>
        </w:rPr>
        <w:t>.</w:t>
      </w:r>
      <w:r w:rsidRPr="00D7508D">
        <w:rPr>
          <w:rFonts w:ascii="Times New Roman" w:hAnsi="Times New Roman" w:cs="Times New Roman"/>
          <w:sz w:val="24"/>
          <w:szCs w:val="24"/>
        </w:rPr>
        <w:t>F</w:t>
      </w:r>
      <w:r w:rsidR="00A20FEE">
        <w:rPr>
          <w:rFonts w:ascii="Times New Roman" w:hAnsi="Times New Roman" w:cs="Times New Roman"/>
          <w:sz w:val="24"/>
          <w:szCs w:val="24"/>
        </w:rPr>
        <w:t>.</w:t>
      </w:r>
      <w:r w:rsidRPr="00D7508D">
        <w:rPr>
          <w:rFonts w:ascii="Times New Roman" w:hAnsi="Times New Roman" w:cs="Times New Roman"/>
          <w:sz w:val="24"/>
          <w:szCs w:val="24"/>
        </w:rPr>
        <w:t>, Ono, K</w:t>
      </w:r>
      <w:r w:rsidR="00A20FEE">
        <w:rPr>
          <w:rFonts w:ascii="Times New Roman" w:hAnsi="Times New Roman" w:cs="Times New Roman"/>
          <w:sz w:val="24"/>
          <w:szCs w:val="24"/>
        </w:rPr>
        <w:t>.</w:t>
      </w:r>
      <w:r w:rsidRPr="00D7508D">
        <w:rPr>
          <w:rFonts w:ascii="Times New Roman" w:hAnsi="Times New Roman" w:cs="Times New Roman"/>
          <w:sz w:val="24"/>
          <w:szCs w:val="24"/>
        </w:rPr>
        <w:t xml:space="preserve">, </w:t>
      </w:r>
      <w:r w:rsidR="001C21E2" w:rsidRPr="005D2476">
        <w:t xml:space="preserve">&amp; </w:t>
      </w:r>
      <w:r w:rsidRPr="00D7508D">
        <w:rPr>
          <w:rFonts w:ascii="Times New Roman" w:hAnsi="Times New Roman" w:cs="Times New Roman"/>
          <w:sz w:val="24"/>
          <w:szCs w:val="24"/>
        </w:rPr>
        <w:t>Valero, J</w:t>
      </w:r>
      <w:r w:rsidR="00A20FEE">
        <w:rPr>
          <w:rFonts w:ascii="Times New Roman" w:hAnsi="Times New Roman" w:cs="Times New Roman"/>
          <w:sz w:val="24"/>
          <w:szCs w:val="24"/>
        </w:rPr>
        <w:t>.</w:t>
      </w:r>
      <w:r w:rsidRPr="00D7508D">
        <w:rPr>
          <w:rFonts w:ascii="Times New Roman" w:hAnsi="Times New Roman" w:cs="Times New Roman"/>
          <w:sz w:val="24"/>
          <w:szCs w:val="24"/>
        </w:rPr>
        <w:t>L</w:t>
      </w:r>
      <w:r w:rsidR="00A20FEE">
        <w:rPr>
          <w:rFonts w:ascii="Times New Roman" w:hAnsi="Times New Roman" w:cs="Times New Roman"/>
          <w:sz w:val="24"/>
          <w:szCs w:val="24"/>
        </w:rPr>
        <w:t>.</w:t>
      </w:r>
      <w:r>
        <w:rPr>
          <w:rFonts w:ascii="Times New Roman" w:hAnsi="Times New Roman" w:cs="Times New Roman"/>
          <w:sz w:val="24"/>
          <w:szCs w:val="24"/>
        </w:rPr>
        <w:t xml:space="preserve"> </w:t>
      </w:r>
      <w:r w:rsidRPr="00D7508D">
        <w:rPr>
          <w:rFonts w:ascii="Times New Roman" w:hAnsi="Times New Roman" w:cs="Times New Roman"/>
          <w:sz w:val="24"/>
          <w:szCs w:val="24"/>
        </w:rPr>
        <w:t xml:space="preserve">(2014). ss3sim: An R </w:t>
      </w:r>
      <w:r>
        <w:rPr>
          <w:rFonts w:ascii="Times New Roman" w:hAnsi="Times New Roman" w:cs="Times New Roman"/>
          <w:sz w:val="24"/>
          <w:szCs w:val="24"/>
        </w:rPr>
        <w:t>p</w:t>
      </w:r>
      <w:r w:rsidRPr="00D7508D">
        <w:rPr>
          <w:rFonts w:ascii="Times New Roman" w:hAnsi="Times New Roman" w:cs="Times New Roman"/>
          <w:sz w:val="24"/>
          <w:szCs w:val="24"/>
        </w:rPr>
        <w:t>ackage for fisheries stock assessment</w:t>
      </w:r>
      <w:r>
        <w:rPr>
          <w:rFonts w:ascii="Times New Roman" w:hAnsi="Times New Roman" w:cs="Times New Roman"/>
          <w:sz w:val="24"/>
          <w:szCs w:val="24"/>
        </w:rPr>
        <w:t xml:space="preserve"> </w:t>
      </w:r>
      <w:r w:rsidRPr="00D7508D">
        <w:rPr>
          <w:rFonts w:ascii="Times New Roman" w:hAnsi="Times New Roman" w:cs="Times New Roman"/>
          <w:sz w:val="24"/>
          <w:szCs w:val="24"/>
        </w:rPr>
        <w:t xml:space="preserve">simulation with Stock Synthesis. </w:t>
      </w:r>
      <w:r w:rsidRPr="003F79BE">
        <w:rPr>
          <w:rFonts w:ascii="Times New Roman" w:hAnsi="Times New Roman" w:cs="Times New Roman"/>
          <w:i/>
          <w:sz w:val="24"/>
          <w:szCs w:val="24"/>
        </w:rPr>
        <w:t>PLOS ONE</w:t>
      </w:r>
      <w:r w:rsidRPr="00D7508D">
        <w:rPr>
          <w:rFonts w:ascii="Times New Roman" w:hAnsi="Times New Roman" w:cs="Times New Roman"/>
          <w:sz w:val="24"/>
          <w:szCs w:val="24"/>
        </w:rPr>
        <w:t>. 9(4): e92725.</w:t>
      </w:r>
      <w:r>
        <w:rPr>
          <w:rFonts w:ascii="Times New Roman" w:hAnsi="Times New Roman" w:cs="Times New Roman"/>
          <w:sz w:val="24"/>
          <w:szCs w:val="24"/>
        </w:rPr>
        <w:t xml:space="preserve"> </w:t>
      </w:r>
      <w:ins w:id="703" w:author="Allen.Chen" w:date="2025-03-11T18:30:00Z">
        <w:r w:rsidR="00DB557F" w:rsidRPr="00DB557F">
          <w:rPr>
            <w:rPrChange w:id="704" w:author="Allen.Chen" w:date="2025-03-11T18:30:00Z">
              <w:rPr>
                <w:rStyle w:val="Hyperlink"/>
                <w:rFonts w:ascii="Times New Roman" w:hAnsi="Times New Roman" w:cs="Times New Roman"/>
                <w:sz w:val="24"/>
                <w:szCs w:val="24"/>
              </w:rPr>
            </w:rPrChange>
          </w:rPr>
          <w:t>http://doi.org/10.1371/journal.pone.0092725</w:t>
        </w:r>
      </w:ins>
      <w:r w:rsidRPr="00D7508D">
        <w:rPr>
          <w:rFonts w:ascii="Times New Roman" w:hAnsi="Times New Roman" w:cs="Times New Roman"/>
          <w:sz w:val="24"/>
          <w:szCs w:val="24"/>
        </w:rPr>
        <w:t>.</w:t>
      </w:r>
    </w:p>
    <w:p w14:paraId="63234940" w14:textId="09B6C896" w:rsidR="00527CC3" w:rsidRDefault="00527CC3" w:rsidP="00F029B7">
      <w:pPr>
        <w:pStyle w:val="NoSpacing"/>
        <w:ind w:left="480" w:hanging="480"/>
        <w:rPr>
          <w:ins w:id="705" w:author="Allen.Chen" w:date="2025-03-06T17:25:00Z"/>
          <w:rFonts w:ascii="Times New Roman" w:hAnsi="Times New Roman" w:cs="Times New Roman"/>
          <w:sz w:val="24"/>
          <w:szCs w:val="24"/>
        </w:rPr>
      </w:pPr>
    </w:p>
    <w:p w14:paraId="4439E481" w14:textId="3A8E797B" w:rsidR="00527CC3" w:rsidRPr="00D7508D" w:rsidRDefault="00527CC3" w:rsidP="00F029B7">
      <w:pPr>
        <w:pStyle w:val="NoSpacing"/>
        <w:ind w:left="480" w:hanging="480"/>
        <w:rPr>
          <w:rFonts w:ascii="Times New Roman" w:hAnsi="Times New Roman" w:cs="Times New Roman"/>
          <w:sz w:val="24"/>
          <w:szCs w:val="24"/>
        </w:rPr>
      </w:pPr>
      <w:ins w:id="706" w:author="Allen.Chen" w:date="2025-03-06T17:25:00Z">
        <w:r w:rsidRPr="00527CC3">
          <w:rPr>
            <w:rFonts w:ascii="Times New Roman" w:hAnsi="Times New Roman" w:cs="Times New Roman"/>
            <w:sz w:val="24"/>
            <w:szCs w:val="24"/>
          </w:rPr>
          <w:t xml:space="preserve">Andrews, </w:t>
        </w:r>
      </w:ins>
      <w:ins w:id="707" w:author="Allen.Chen" w:date="2025-03-06T17:26:00Z">
        <w:r>
          <w:rPr>
            <w:rFonts w:ascii="Times New Roman" w:hAnsi="Times New Roman" w:cs="Times New Roman"/>
            <w:sz w:val="24"/>
            <w:szCs w:val="24"/>
          </w:rPr>
          <w:t>D.</w:t>
        </w:r>
      </w:ins>
      <w:ins w:id="708" w:author="Allen.Chen" w:date="2025-03-06T17:25:00Z">
        <w:r w:rsidRPr="00527CC3">
          <w:rPr>
            <w:rFonts w:ascii="Times New Roman" w:hAnsi="Times New Roman" w:cs="Times New Roman"/>
            <w:sz w:val="24"/>
            <w:szCs w:val="24"/>
          </w:rPr>
          <w:t xml:space="preserve">, &amp; M. </w:t>
        </w:r>
        <w:proofErr w:type="spellStart"/>
        <w:r w:rsidRPr="00527CC3">
          <w:rPr>
            <w:rFonts w:ascii="Times New Roman" w:hAnsi="Times New Roman" w:cs="Times New Roman"/>
            <w:sz w:val="24"/>
            <w:szCs w:val="24"/>
          </w:rPr>
          <w:t>Schafgans</w:t>
        </w:r>
        <w:proofErr w:type="spellEnd"/>
        <w:r w:rsidRPr="00527CC3">
          <w:rPr>
            <w:rFonts w:ascii="Times New Roman" w:hAnsi="Times New Roman" w:cs="Times New Roman"/>
            <w:sz w:val="24"/>
            <w:szCs w:val="24"/>
          </w:rPr>
          <w:t xml:space="preserve"> (1998). Semiparametric estimation of the intercept of a sample selection model. The Review of Economic Studies, 65(3), 497-517.</w:t>
        </w:r>
      </w:ins>
    </w:p>
    <w:p w14:paraId="4AEED041" w14:textId="46523EAB" w:rsidR="00F029B7" w:rsidRDefault="00F029B7" w:rsidP="00F029B7">
      <w:pPr>
        <w:pStyle w:val="NormalWeb"/>
        <w:ind w:left="480" w:hanging="480"/>
      </w:pPr>
      <w:r>
        <w:t xml:space="preserve">Bishop, J., </w:t>
      </w:r>
      <w:proofErr w:type="spellStart"/>
      <w:r>
        <w:t>Venables</w:t>
      </w:r>
      <w:proofErr w:type="spellEnd"/>
      <w:r>
        <w:t xml:space="preserve">, W. N., </w:t>
      </w:r>
      <w:r w:rsidR="001C21E2" w:rsidRPr="005D2476">
        <w:t xml:space="preserve">&amp; </w:t>
      </w:r>
      <w:r>
        <w:t xml:space="preserve">Wang, Y.-G. (2004). </w:t>
      </w:r>
      <w:proofErr w:type="spellStart"/>
      <w:r>
        <w:t>Analysing</w:t>
      </w:r>
      <w:proofErr w:type="spellEnd"/>
      <w:r>
        <w:t xml:space="preserve"> commercial catch and effort data from a </w:t>
      </w:r>
      <w:proofErr w:type="spellStart"/>
      <w:r>
        <w:t>Penaeid</w:t>
      </w:r>
      <w:proofErr w:type="spellEnd"/>
      <w:r>
        <w:t xml:space="preserve"> trawl fishery: A comparison of linear models, mixed models, and </w:t>
      </w:r>
      <w:proofErr w:type="spellStart"/>
      <w:r>
        <w:lastRenderedPageBreak/>
        <w:t>generalised</w:t>
      </w:r>
      <w:proofErr w:type="spellEnd"/>
      <w:r>
        <w:t xml:space="preserve"> estimating equations approaches. </w:t>
      </w:r>
      <w:r>
        <w:rPr>
          <w:i/>
          <w:iCs/>
        </w:rPr>
        <w:t>Fisheries Research</w:t>
      </w:r>
      <w:r>
        <w:t xml:space="preserve">, </w:t>
      </w:r>
      <w:r>
        <w:rPr>
          <w:i/>
          <w:iCs/>
        </w:rPr>
        <w:t>70</w:t>
      </w:r>
      <w:r>
        <w:t>(2-3 SPEC. ISS.), 179–193.</w:t>
      </w:r>
    </w:p>
    <w:p w14:paraId="090D9E68" w14:textId="2C0D7192" w:rsidR="002C4C1C" w:rsidRDefault="002C4C1C" w:rsidP="00F029B7">
      <w:pPr>
        <w:pStyle w:val="NormalWeb"/>
        <w:ind w:left="480" w:hanging="480"/>
      </w:pPr>
      <w:r>
        <w:t>Chen, Y.A.</w:t>
      </w:r>
      <w:r w:rsidRPr="002C4C1C">
        <w:t xml:space="preserve">, A.C. Haynie, </w:t>
      </w:r>
      <w:del w:id="709" w:author="Allen.Chen" w:date="2025-03-06T17:26:00Z">
        <w:r w:rsidRPr="002C4C1C" w:rsidDel="00527CC3">
          <w:delText xml:space="preserve">and </w:delText>
        </w:r>
      </w:del>
      <w:ins w:id="710" w:author="Allen.Chen" w:date="2025-03-06T17:26:00Z">
        <w:r w:rsidR="00527CC3">
          <w:t>&amp;</w:t>
        </w:r>
        <w:r w:rsidR="00527CC3" w:rsidRPr="002C4C1C">
          <w:t xml:space="preserve"> </w:t>
        </w:r>
      </w:ins>
      <w:r w:rsidRPr="002C4C1C">
        <w:t xml:space="preserve">C.M. Anderson. </w:t>
      </w:r>
      <w:r w:rsidR="005C5498">
        <w:t>(</w:t>
      </w:r>
      <w:r w:rsidRPr="002C4C1C">
        <w:t>202</w:t>
      </w:r>
      <w:r w:rsidR="005C5498">
        <w:t>3</w:t>
      </w:r>
      <w:r>
        <w:t>)</w:t>
      </w:r>
      <w:r w:rsidRPr="002C4C1C">
        <w:t xml:space="preserve">. Full information selection bias correction for discrete choice models with observation-conditional </w:t>
      </w:r>
      <w:proofErr w:type="spellStart"/>
      <w:r w:rsidRPr="002C4C1C">
        <w:t>regressors</w:t>
      </w:r>
      <w:proofErr w:type="spellEnd"/>
      <w:r w:rsidRPr="002C4C1C">
        <w:t xml:space="preserve">. </w:t>
      </w:r>
      <w:r w:rsidR="00BC00D4" w:rsidRPr="003F79BE">
        <w:rPr>
          <w:i/>
        </w:rPr>
        <w:t>Journal of the Association of Environmental and Resource Economists</w:t>
      </w:r>
      <w:r w:rsidR="00BC00D4" w:rsidRPr="00BC00D4">
        <w:t>, volume 10, number 1, January.</w:t>
      </w:r>
      <w:r w:rsidRPr="002C4C1C">
        <w:t xml:space="preserve"> </w:t>
      </w:r>
    </w:p>
    <w:p w14:paraId="46B833E4" w14:textId="06A04F00" w:rsidR="00F029B7" w:rsidRDefault="00F029B7" w:rsidP="00F029B7">
      <w:pPr>
        <w:pStyle w:val="NormalWeb"/>
        <w:ind w:left="480" w:hanging="480"/>
      </w:pPr>
      <w:r>
        <w:t xml:space="preserve">Dahl, G. B. (2002). Mobility and the Return to Education: Testing a Roy Model with Multiple Markets. </w:t>
      </w:r>
      <w:proofErr w:type="spellStart"/>
      <w:r>
        <w:rPr>
          <w:i/>
          <w:iCs/>
        </w:rPr>
        <w:t>Econometrica</w:t>
      </w:r>
      <w:proofErr w:type="spellEnd"/>
      <w:r>
        <w:t xml:space="preserve">, </w:t>
      </w:r>
      <w:r>
        <w:rPr>
          <w:i/>
          <w:iCs/>
        </w:rPr>
        <w:t>70</w:t>
      </w:r>
      <w:r>
        <w:t>(6), 2367–2420.</w:t>
      </w:r>
    </w:p>
    <w:p w14:paraId="28EFB1FA" w14:textId="4D3FFBC6" w:rsidR="00A20FEE" w:rsidRDefault="00A20FEE" w:rsidP="00F029B7">
      <w:pPr>
        <w:pStyle w:val="NormalWeb"/>
        <w:ind w:left="480" w:hanging="480"/>
      </w:pPr>
      <w:r w:rsidRPr="00A20FEE">
        <w:t>Eales, J</w:t>
      </w:r>
      <w:r w:rsidR="0005717B">
        <w:t>.</w:t>
      </w:r>
      <w:r w:rsidRPr="00A20FEE">
        <w:t xml:space="preserve"> </w:t>
      </w:r>
      <w:r w:rsidR="001C21E2" w:rsidRPr="005D2476">
        <w:t xml:space="preserve">&amp; </w:t>
      </w:r>
      <w:proofErr w:type="spellStart"/>
      <w:r w:rsidRPr="00A20FEE">
        <w:t>Wilen</w:t>
      </w:r>
      <w:proofErr w:type="spellEnd"/>
      <w:r w:rsidRPr="00A20FEE">
        <w:t>, J</w:t>
      </w:r>
      <w:r w:rsidR="0005717B">
        <w:t>.</w:t>
      </w:r>
      <w:r w:rsidRPr="00A20FEE">
        <w:t xml:space="preserve">E. (1986). An Examination of Fishing Location Choice in the Pink Shrimp Fishery. </w:t>
      </w:r>
      <w:r w:rsidRPr="003F79BE">
        <w:rPr>
          <w:i/>
        </w:rPr>
        <w:t>Marine Resource Economics</w:t>
      </w:r>
      <w:r w:rsidRPr="00A20FEE">
        <w:t>, 2(4), 331–351.</w:t>
      </w:r>
    </w:p>
    <w:p w14:paraId="23AB8959" w14:textId="1D0539BC" w:rsidR="00F029B7" w:rsidRDefault="00F029B7" w:rsidP="00F029B7">
      <w:pPr>
        <w:pStyle w:val="NormalWeb"/>
        <w:ind w:left="480" w:hanging="480"/>
      </w:pPr>
      <w:r>
        <w:t>Heckman, J. J. (</w:t>
      </w:r>
      <w:r w:rsidR="00E03EAA">
        <w:t>1979</w:t>
      </w:r>
      <w:r>
        <w:t xml:space="preserve">). Sample Selection Bias as a Specification Error. </w:t>
      </w:r>
      <w:proofErr w:type="spellStart"/>
      <w:r>
        <w:rPr>
          <w:i/>
          <w:iCs/>
        </w:rPr>
        <w:t>Econometrica</w:t>
      </w:r>
      <w:proofErr w:type="spellEnd"/>
      <w:r>
        <w:t xml:space="preserve">, </w:t>
      </w:r>
      <w:r>
        <w:rPr>
          <w:i/>
          <w:iCs/>
        </w:rPr>
        <w:t>47</w:t>
      </w:r>
      <w:r>
        <w:t>(1), 153–161.</w:t>
      </w:r>
    </w:p>
    <w:p w14:paraId="2E16D2D0" w14:textId="046E06E5" w:rsidR="00687E10" w:rsidRDefault="00687E10" w:rsidP="00687E10">
      <w:pPr>
        <w:pStyle w:val="NormalWeb"/>
        <w:ind w:left="480" w:hanging="480"/>
      </w:pPr>
      <w:proofErr w:type="spellStart"/>
      <w:r>
        <w:t>Hilborn</w:t>
      </w:r>
      <w:proofErr w:type="spellEnd"/>
      <w:r>
        <w:t xml:space="preserve">, R. </w:t>
      </w:r>
      <w:r w:rsidR="001C21E2" w:rsidRPr="005D2476">
        <w:t xml:space="preserve">&amp; </w:t>
      </w:r>
      <w:r>
        <w:t>Walters</w:t>
      </w:r>
      <w:r w:rsidR="0005717B">
        <w:t>, C. J</w:t>
      </w:r>
      <w:r>
        <w:t>. (1992). Quantitative Fisheries Stock Assessment: Choice, Dynamics and Uncertainty. Chapman and Hall, New York. 570 p.</w:t>
      </w:r>
    </w:p>
    <w:p w14:paraId="3D76D0BD" w14:textId="5D0B3731" w:rsidR="00687E10" w:rsidRDefault="00F029B7" w:rsidP="00687E10">
      <w:pPr>
        <w:pStyle w:val="NormalWeb"/>
        <w:ind w:left="480" w:hanging="480"/>
      </w:pPr>
      <w:r>
        <w:t xml:space="preserve">Hoyle, S. D., </w:t>
      </w:r>
      <w:r w:rsidR="001C21E2" w:rsidRPr="005D2476">
        <w:t xml:space="preserve">&amp; </w:t>
      </w:r>
      <w:r>
        <w:t xml:space="preserve">Okamoto, H. (2013). Target changes in the tropical WCPO Japanese longline fishery, and their effects on species composition. </w:t>
      </w:r>
      <w:r>
        <w:rPr>
          <w:i/>
          <w:iCs/>
        </w:rPr>
        <w:t>Western and Central Pacific Fisheries Commission Scientific Committee Ninth Regular Session</w:t>
      </w:r>
      <w:r>
        <w:t xml:space="preserve">, </w:t>
      </w:r>
      <w:r>
        <w:rPr>
          <w:i/>
          <w:iCs/>
        </w:rPr>
        <w:t>August</w:t>
      </w:r>
      <w:r>
        <w:t>.</w:t>
      </w:r>
    </w:p>
    <w:p w14:paraId="2AD5E24A" w14:textId="567DD98C" w:rsidR="00687E10" w:rsidRDefault="00687E10" w:rsidP="00687E10">
      <w:pPr>
        <w:pStyle w:val="NoSpacing"/>
        <w:ind w:left="480" w:hanging="480"/>
      </w:pPr>
      <w:r w:rsidRPr="00D7508D">
        <w:rPr>
          <w:rFonts w:ascii="Times New Roman" w:hAnsi="Times New Roman" w:cs="Times New Roman"/>
          <w:sz w:val="24"/>
          <w:szCs w:val="24"/>
        </w:rPr>
        <w:t>Johnson, K</w:t>
      </w:r>
      <w:r w:rsidR="00A20FEE">
        <w:rPr>
          <w:rFonts w:ascii="Times New Roman" w:hAnsi="Times New Roman" w:cs="Times New Roman"/>
          <w:sz w:val="24"/>
          <w:szCs w:val="24"/>
        </w:rPr>
        <w:t>.</w:t>
      </w:r>
      <w:r w:rsidRPr="00D7508D">
        <w:rPr>
          <w:rFonts w:ascii="Times New Roman" w:hAnsi="Times New Roman" w:cs="Times New Roman"/>
          <w:sz w:val="24"/>
          <w:szCs w:val="24"/>
        </w:rPr>
        <w:t>F</w:t>
      </w:r>
      <w:r w:rsidR="00A20FEE">
        <w:rPr>
          <w:rFonts w:ascii="Times New Roman" w:hAnsi="Times New Roman" w:cs="Times New Roman"/>
          <w:sz w:val="24"/>
          <w:szCs w:val="24"/>
        </w:rPr>
        <w:t>.</w:t>
      </w:r>
      <w:r w:rsidRPr="00D7508D">
        <w:rPr>
          <w:rFonts w:ascii="Times New Roman" w:hAnsi="Times New Roman" w:cs="Times New Roman"/>
          <w:sz w:val="24"/>
          <w:szCs w:val="24"/>
        </w:rPr>
        <w:t>, Anderson, S</w:t>
      </w:r>
      <w:r w:rsidR="00A20FEE">
        <w:rPr>
          <w:rFonts w:ascii="Times New Roman" w:hAnsi="Times New Roman" w:cs="Times New Roman"/>
          <w:sz w:val="24"/>
          <w:szCs w:val="24"/>
        </w:rPr>
        <w:t>.</w:t>
      </w:r>
      <w:r w:rsidRPr="00D7508D">
        <w:rPr>
          <w:rFonts w:ascii="Times New Roman" w:hAnsi="Times New Roman" w:cs="Times New Roman"/>
          <w:sz w:val="24"/>
          <w:szCs w:val="24"/>
        </w:rPr>
        <w:t>C</w:t>
      </w:r>
      <w:r w:rsidR="00A20FEE">
        <w:rPr>
          <w:rFonts w:ascii="Times New Roman" w:hAnsi="Times New Roman" w:cs="Times New Roman"/>
          <w:sz w:val="24"/>
          <w:szCs w:val="24"/>
        </w:rPr>
        <w:t>.</w:t>
      </w:r>
      <w:r w:rsidRPr="00D7508D">
        <w:rPr>
          <w:rFonts w:ascii="Times New Roman" w:hAnsi="Times New Roman" w:cs="Times New Roman"/>
          <w:sz w:val="24"/>
          <w:szCs w:val="24"/>
        </w:rPr>
        <w:t xml:space="preserve">, </w:t>
      </w:r>
      <w:proofErr w:type="spellStart"/>
      <w:r w:rsidRPr="00D7508D">
        <w:rPr>
          <w:rFonts w:ascii="Times New Roman" w:hAnsi="Times New Roman" w:cs="Times New Roman"/>
          <w:sz w:val="24"/>
          <w:szCs w:val="24"/>
        </w:rPr>
        <w:t>Doering</w:t>
      </w:r>
      <w:proofErr w:type="spellEnd"/>
      <w:r w:rsidRPr="00D7508D">
        <w:rPr>
          <w:rFonts w:ascii="Times New Roman" w:hAnsi="Times New Roman" w:cs="Times New Roman"/>
          <w:sz w:val="24"/>
          <w:szCs w:val="24"/>
        </w:rPr>
        <w:t>, K</w:t>
      </w:r>
      <w:r w:rsidR="00A20FEE">
        <w:rPr>
          <w:rFonts w:ascii="Times New Roman" w:hAnsi="Times New Roman" w:cs="Times New Roman"/>
          <w:sz w:val="24"/>
          <w:szCs w:val="24"/>
        </w:rPr>
        <w:t>.</w:t>
      </w:r>
      <w:r w:rsidRPr="00D7508D">
        <w:rPr>
          <w:rFonts w:ascii="Times New Roman" w:hAnsi="Times New Roman" w:cs="Times New Roman"/>
          <w:sz w:val="24"/>
          <w:szCs w:val="24"/>
        </w:rPr>
        <w:t>, Monnahan, C</w:t>
      </w:r>
      <w:r w:rsidR="00A20FEE">
        <w:rPr>
          <w:rFonts w:ascii="Times New Roman" w:hAnsi="Times New Roman" w:cs="Times New Roman"/>
          <w:sz w:val="24"/>
          <w:szCs w:val="24"/>
        </w:rPr>
        <w:t>.</w:t>
      </w:r>
      <w:r w:rsidRPr="00D7508D">
        <w:rPr>
          <w:rFonts w:ascii="Times New Roman" w:hAnsi="Times New Roman" w:cs="Times New Roman"/>
          <w:sz w:val="24"/>
          <w:szCs w:val="24"/>
        </w:rPr>
        <w:t>C</w:t>
      </w:r>
      <w:r w:rsidR="00A20FEE">
        <w:rPr>
          <w:rFonts w:ascii="Times New Roman" w:hAnsi="Times New Roman" w:cs="Times New Roman"/>
          <w:sz w:val="24"/>
          <w:szCs w:val="24"/>
        </w:rPr>
        <w:t>.</w:t>
      </w:r>
      <w:r w:rsidRPr="00D7508D">
        <w:rPr>
          <w:rFonts w:ascii="Times New Roman" w:hAnsi="Times New Roman" w:cs="Times New Roman"/>
          <w:sz w:val="24"/>
          <w:szCs w:val="24"/>
        </w:rPr>
        <w:t xml:space="preserve">, </w:t>
      </w:r>
      <w:proofErr w:type="spellStart"/>
      <w:r w:rsidRPr="00D7508D">
        <w:rPr>
          <w:rFonts w:ascii="Times New Roman" w:hAnsi="Times New Roman" w:cs="Times New Roman"/>
          <w:sz w:val="24"/>
          <w:szCs w:val="24"/>
        </w:rPr>
        <w:t>Stawitz</w:t>
      </w:r>
      <w:proofErr w:type="spellEnd"/>
      <w:r w:rsidRPr="00D7508D">
        <w:rPr>
          <w:rFonts w:ascii="Times New Roman" w:hAnsi="Times New Roman" w:cs="Times New Roman"/>
          <w:sz w:val="24"/>
          <w:szCs w:val="24"/>
        </w:rPr>
        <w:t>, C</w:t>
      </w:r>
      <w:r w:rsidR="00A20FEE">
        <w:rPr>
          <w:rFonts w:ascii="Times New Roman" w:hAnsi="Times New Roman" w:cs="Times New Roman"/>
          <w:sz w:val="24"/>
          <w:szCs w:val="24"/>
        </w:rPr>
        <w:t>.</w:t>
      </w:r>
      <w:r w:rsidRPr="00D7508D">
        <w:rPr>
          <w:rFonts w:ascii="Times New Roman" w:hAnsi="Times New Roman" w:cs="Times New Roman"/>
          <w:sz w:val="24"/>
          <w:szCs w:val="24"/>
        </w:rPr>
        <w:t>C</w:t>
      </w:r>
      <w:r w:rsidR="00A20FEE">
        <w:rPr>
          <w:rFonts w:ascii="Times New Roman" w:hAnsi="Times New Roman" w:cs="Times New Roman"/>
          <w:sz w:val="24"/>
          <w:szCs w:val="24"/>
        </w:rPr>
        <w:t>.</w:t>
      </w:r>
      <w:r w:rsidRPr="00D7508D">
        <w:rPr>
          <w:rFonts w:ascii="Times New Roman" w:hAnsi="Times New Roman" w:cs="Times New Roman"/>
          <w:sz w:val="24"/>
          <w:szCs w:val="24"/>
        </w:rPr>
        <w:t xml:space="preserve">, </w:t>
      </w:r>
      <w:r w:rsidR="001C21E2" w:rsidRPr="005D2476">
        <w:t xml:space="preserve">&amp; </w:t>
      </w:r>
      <w:r w:rsidRPr="00D7508D">
        <w:rPr>
          <w:rFonts w:ascii="Times New Roman" w:hAnsi="Times New Roman" w:cs="Times New Roman"/>
          <w:sz w:val="24"/>
          <w:szCs w:val="24"/>
        </w:rPr>
        <w:t>Taylor, I</w:t>
      </w:r>
      <w:r w:rsidR="00A20FEE">
        <w:rPr>
          <w:rFonts w:ascii="Times New Roman" w:hAnsi="Times New Roman" w:cs="Times New Roman"/>
          <w:sz w:val="24"/>
          <w:szCs w:val="24"/>
        </w:rPr>
        <w:t>.</w:t>
      </w:r>
      <w:r w:rsidRPr="00D7508D">
        <w:rPr>
          <w:rFonts w:ascii="Times New Roman" w:hAnsi="Times New Roman" w:cs="Times New Roman"/>
          <w:sz w:val="24"/>
          <w:szCs w:val="24"/>
        </w:rPr>
        <w:t>G</w:t>
      </w:r>
      <w:r>
        <w:rPr>
          <w:rFonts w:ascii="Times New Roman" w:hAnsi="Times New Roman" w:cs="Times New Roman"/>
          <w:sz w:val="24"/>
          <w:szCs w:val="24"/>
        </w:rPr>
        <w:t>.</w:t>
      </w:r>
      <w:r w:rsidRPr="00D7508D">
        <w:rPr>
          <w:rFonts w:ascii="Times New Roman" w:hAnsi="Times New Roman" w:cs="Times New Roman"/>
          <w:sz w:val="24"/>
          <w:szCs w:val="24"/>
        </w:rPr>
        <w:t xml:space="preserve"> (2019). </w:t>
      </w:r>
      <w:r>
        <w:rPr>
          <w:rFonts w:ascii="Times New Roman" w:hAnsi="Times New Roman" w:cs="Times New Roman"/>
          <w:sz w:val="24"/>
          <w:szCs w:val="24"/>
        </w:rPr>
        <w:t>s</w:t>
      </w:r>
      <w:r w:rsidRPr="00D7508D">
        <w:rPr>
          <w:rFonts w:ascii="Times New Roman" w:hAnsi="Times New Roman" w:cs="Times New Roman"/>
          <w:sz w:val="24"/>
          <w:szCs w:val="24"/>
        </w:rPr>
        <w:t>s3sim: Fisheries Stock Assessment Simulation</w:t>
      </w:r>
      <w:r>
        <w:rPr>
          <w:rFonts w:ascii="Times New Roman" w:hAnsi="Times New Roman" w:cs="Times New Roman"/>
          <w:sz w:val="24"/>
          <w:szCs w:val="24"/>
        </w:rPr>
        <w:t xml:space="preserve"> </w:t>
      </w:r>
      <w:r w:rsidRPr="00D7508D">
        <w:rPr>
          <w:rFonts w:ascii="Times New Roman" w:hAnsi="Times New Roman" w:cs="Times New Roman"/>
          <w:sz w:val="24"/>
          <w:szCs w:val="24"/>
        </w:rPr>
        <w:t>Testing with Stock Synt</w:t>
      </w:r>
      <w:r>
        <w:rPr>
          <w:rFonts w:ascii="Times New Roman" w:hAnsi="Times New Roman" w:cs="Times New Roman"/>
          <w:sz w:val="24"/>
          <w:szCs w:val="24"/>
        </w:rPr>
        <w:t>hesis. R package version 1.0.3.</w:t>
      </w:r>
    </w:p>
    <w:p w14:paraId="3D6A247F" w14:textId="0BB1069A" w:rsidR="00687E10" w:rsidRPr="0019694A" w:rsidRDefault="00687E10" w:rsidP="00687E10">
      <w:pPr>
        <w:pStyle w:val="NormalWeb"/>
        <w:ind w:left="480" w:hanging="480"/>
        <w:rPr>
          <w:b/>
        </w:rPr>
      </w:pPr>
      <w:r>
        <w:t>J</w:t>
      </w:r>
      <w:r w:rsidRPr="000E724C">
        <w:t xml:space="preserve">ohnson, K.F., Monnahan, C.C., </w:t>
      </w:r>
      <w:proofErr w:type="spellStart"/>
      <w:r w:rsidRPr="000E724C">
        <w:t>McGilliard</w:t>
      </w:r>
      <w:proofErr w:type="spellEnd"/>
      <w:r w:rsidRPr="000E724C">
        <w:t xml:space="preserve">, C.R., </w:t>
      </w:r>
      <w:proofErr w:type="spellStart"/>
      <w:r w:rsidRPr="000E724C">
        <w:t>Vert</w:t>
      </w:r>
      <w:proofErr w:type="spellEnd"/>
      <w:r w:rsidRPr="000E724C">
        <w:t xml:space="preserve">-pre, K.A., Anderson, S.C., Cunningham, C.J., Hurtado-Ferro, F., </w:t>
      </w:r>
      <w:proofErr w:type="spellStart"/>
      <w:r w:rsidRPr="000E724C">
        <w:t>Licandeo</w:t>
      </w:r>
      <w:proofErr w:type="spellEnd"/>
      <w:r w:rsidRPr="000E724C">
        <w:t xml:space="preserve">, R.R., </w:t>
      </w:r>
      <w:proofErr w:type="spellStart"/>
      <w:r w:rsidRPr="000E724C">
        <w:t>Muradian</w:t>
      </w:r>
      <w:proofErr w:type="spellEnd"/>
      <w:r w:rsidRPr="000E724C">
        <w:t xml:space="preserve">, M.L., Ono, K., </w:t>
      </w:r>
      <w:proofErr w:type="spellStart"/>
      <w:r w:rsidRPr="000E724C">
        <w:t>Szuwalski</w:t>
      </w:r>
      <w:proofErr w:type="spellEnd"/>
      <w:r w:rsidRPr="000E724C">
        <w:t xml:space="preserve">, C.S., Valero, </w:t>
      </w:r>
      <w:r w:rsidR="0005717B">
        <w:t xml:space="preserve">J.L., Whitten, A.R., </w:t>
      </w:r>
      <w:r w:rsidR="001C21E2" w:rsidRPr="005D2476">
        <w:t xml:space="preserve">&amp; </w:t>
      </w:r>
      <w:r w:rsidR="0005717B">
        <w:t>Punt, A.E.</w:t>
      </w:r>
      <w:r w:rsidRPr="000E724C">
        <w:t xml:space="preserve"> </w:t>
      </w:r>
      <w:r w:rsidR="0005717B">
        <w:t>(</w:t>
      </w:r>
      <w:r w:rsidRPr="000E724C">
        <w:t>2015</w:t>
      </w:r>
      <w:r w:rsidR="0005717B">
        <w:t>)</w:t>
      </w:r>
      <w:r w:rsidRPr="000E724C">
        <w:t xml:space="preserve">. Time-varying natural mortality in fisheries stock assessment models: identifying a default approach. </w:t>
      </w:r>
      <w:r w:rsidRPr="003F79BE">
        <w:rPr>
          <w:i/>
        </w:rPr>
        <w:t>ICES Journal of Marine Science</w:t>
      </w:r>
      <w:r w:rsidRPr="000E724C">
        <w:t xml:space="preserve"> 72, 137–150. </w:t>
      </w:r>
      <w:hyperlink r:id="rId20" w:history="1">
        <w:r w:rsidRPr="0019694A">
          <w:t>https://doi.org/10.1093/icesjms/fsu055</w:t>
        </w:r>
      </w:hyperlink>
      <w:r w:rsidR="0019694A">
        <w:t>.</w:t>
      </w:r>
    </w:p>
    <w:p w14:paraId="5304A40A" w14:textId="0EC3313A" w:rsidR="00687E10" w:rsidRDefault="00687E10" w:rsidP="00F029B7">
      <w:pPr>
        <w:pStyle w:val="NormalWeb"/>
        <w:ind w:left="480" w:hanging="480"/>
      </w:pPr>
      <w:r w:rsidRPr="00687E10">
        <w:t>Maunder, M</w:t>
      </w:r>
      <w:r w:rsidR="0005717B">
        <w:t>.</w:t>
      </w:r>
      <w:r w:rsidRPr="00687E10">
        <w:t xml:space="preserve"> &amp; Punt, A</w:t>
      </w:r>
      <w:r w:rsidR="0005717B">
        <w:t>.E</w:t>
      </w:r>
      <w:r w:rsidRPr="00687E10">
        <w:t xml:space="preserve">. (2004). Standardizing catch and effort data: A review of recent approaches. </w:t>
      </w:r>
      <w:r w:rsidRPr="003F79BE">
        <w:rPr>
          <w:i/>
        </w:rPr>
        <w:t>Fisheries Research</w:t>
      </w:r>
      <w:r w:rsidRPr="00687E10">
        <w:t xml:space="preserve">. 70. 141-159. 10.1016/j.fishres.2004.08.002. </w:t>
      </w:r>
    </w:p>
    <w:p w14:paraId="4957D7A7" w14:textId="6DE9E942" w:rsidR="00F029B7" w:rsidRDefault="00F029B7" w:rsidP="00F029B7">
      <w:pPr>
        <w:pStyle w:val="NormalWeb"/>
        <w:ind w:left="480" w:hanging="480"/>
      </w:pPr>
      <w:r>
        <w:t xml:space="preserve">McFadden, D. L. (1974). Conditional Logit Analysis of Qualitative Choice Behavior. In P. </w:t>
      </w:r>
      <w:proofErr w:type="spellStart"/>
      <w:r>
        <w:t>Zarembka</w:t>
      </w:r>
      <w:proofErr w:type="spellEnd"/>
      <w:r>
        <w:t xml:space="preserve"> (Ed.), </w:t>
      </w:r>
      <w:r>
        <w:rPr>
          <w:i/>
          <w:iCs/>
        </w:rPr>
        <w:t>Frontiers in Econometrics</w:t>
      </w:r>
      <w:r>
        <w:t>. Academic Press.</w:t>
      </w:r>
    </w:p>
    <w:p w14:paraId="41A67E3D" w14:textId="50E3560F" w:rsidR="005D2476" w:rsidRDefault="005D2476" w:rsidP="00F029B7">
      <w:pPr>
        <w:pStyle w:val="NormalWeb"/>
        <w:ind w:left="480" w:hanging="480"/>
      </w:pPr>
      <w:proofErr w:type="spellStart"/>
      <w:r w:rsidRPr="005D2476">
        <w:t>Methot</w:t>
      </w:r>
      <w:proofErr w:type="spellEnd"/>
      <w:r w:rsidRPr="005D2476">
        <w:t xml:space="preserve">, R.D., &amp; Wetzel, C.R. (2013). Stock synthesis: A biological and statistical framework for fish stock assessment and fishery management. </w:t>
      </w:r>
      <w:r w:rsidRPr="003F79BE">
        <w:rPr>
          <w:i/>
        </w:rPr>
        <w:t>Fisheries Research</w:t>
      </w:r>
      <w:r w:rsidRPr="005D2476">
        <w:t>, 142, 86-99.</w:t>
      </w:r>
    </w:p>
    <w:p w14:paraId="7D21D28D" w14:textId="49474E99" w:rsidR="0019694A" w:rsidRDefault="000E724C" w:rsidP="0019694A">
      <w:pPr>
        <w:pStyle w:val="NormalWeb"/>
        <w:ind w:left="480" w:hanging="480"/>
      </w:pPr>
      <w:r w:rsidRPr="000E724C">
        <w:t xml:space="preserve">Ono, K., </w:t>
      </w:r>
      <w:proofErr w:type="spellStart"/>
      <w:r w:rsidRPr="000E724C">
        <w:t>Licandeo</w:t>
      </w:r>
      <w:proofErr w:type="spellEnd"/>
      <w:r w:rsidRPr="000E724C">
        <w:t xml:space="preserve">, R., </w:t>
      </w:r>
      <w:proofErr w:type="spellStart"/>
      <w:r w:rsidRPr="000E724C">
        <w:t>Muradian</w:t>
      </w:r>
      <w:proofErr w:type="spellEnd"/>
      <w:r w:rsidRPr="000E724C">
        <w:t xml:space="preserve">, M.L., Cunningham, C.J., Anderson, S.C., Hurtado-Ferro, F., Johnson, K.F., </w:t>
      </w:r>
      <w:proofErr w:type="spellStart"/>
      <w:r w:rsidRPr="000E724C">
        <w:t>McGilliard</w:t>
      </w:r>
      <w:proofErr w:type="spellEnd"/>
      <w:r w:rsidRPr="000E724C">
        <w:t xml:space="preserve">, C.R., Monnahan, C.C., </w:t>
      </w:r>
      <w:proofErr w:type="spellStart"/>
      <w:r w:rsidRPr="000E724C">
        <w:t>Szuwalski</w:t>
      </w:r>
      <w:proofErr w:type="spellEnd"/>
      <w:r w:rsidRPr="000E724C">
        <w:t xml:space="preserve">, C.S., Valero, J.L., </w:t>
      </w:r>
      <w:proofErr w:type="spellStart"/>
      <w:r w:rsidRPr="000E724C">
        <w:t>Vert</w:t>
      </w:r>
      <w:proofErr w:type="spellEnd"/>
      <w:r w:rsidRPr="000E724C">
        <w:t xml:space="preserve">-Pre, K.A., Whitten, A.R., </w:t>
      </w:r>
      <w:r w:rsidR="001C21E2" w:rsidRPr="005D2476">
        <w:t xml:space="preserve">&amp; </w:t>
      </w:r>
      <w:r w:rsidRPr="000E724C">
        <w:t xml:space="preserve">Punt, A.E. </w:t>
      </w:r>
      <w:r w:rsidR="0005717B">
        <w:t>(</w:t>
      </w:r>
      <w:r w:rsidRPr="000E724C">
        <w:t>2015</w:t>
      </w:r>
      <w:r w:rsidR="0005717B">
        <w:t>)</w:t>
      </w:r>
      <w:r w:rsidRPr="000E724C">
        <w:t xml:space="preserve">. The importance of length and age composition </w:t>
      </w:r>
      <w:r w:rsidRPr="000E724C">
        <w:lastRenderedPageBreak/>
        <w:t xml:space="preserve">data in statistical age-structured models for marine species. </w:t>
      </w:r>
      <w:r w:rsidRPr="003F79BE">
        <w:rPr>
          <w:i/>
        </w:rPr>
        <w:t>ICES Journal of Marine Science</w:t>
      </w:r>
      <w:r w:rsidRPr="000E724C">
        <w:t xml:space="preserve"> 72, 31–43</w:t>
      </w:r>
      <w:r w:rsidRPr="0019694A">
        <w:t xml:space="preserve">. </w:t>
      </w:r>
      <w:r w:rsidR="0005717B" w:rsidRPr="0005717B">
        <w:t>https://doi.org/10.1093/icesjms/fsu007</w:t>
      </w:r>
      <w:r w:rsidR="0019694A">
        <w:t>.</w:t>
      </w:r>
    </w:p>
    <w:p w14:paraId="40C7F431" w14:textId="19D8E0FC" w:rsidR="0005717B" w:rsidRDefault="0005717B" w:rsidP="0005717B">
      <w:pPr>
        <w:pStyle w:val="NormalWeb"/>
        <w:ind w:left="480" w:hanging="480"/>
      </w:pPr>
      <w:r>
        <w:t xml:space="preserve">Thorson, J.T., Maunder, M.N., </w:t>
      </w:r>
      <w:r w:rsidR="001C21E2" w:rsidRPr="005D2476">
        <w:t xml:space="preserve">&amp; </w:t>
      </w:r>
      <w:r>
        <w:t xml:space="preserve">Punt, A.E. (2020). The development of </w:t>
      </w:r>
      <w:proofErr w:type="spellStart"/>
      <w:r>
        <w:t>spatio</w:t>
      </w:r>
      <w:proofErr w:type="spellEnd"/>
      <w:r>
        <w:t>-temporal models of fishery catch-per-unit-effort data to derive indices of relative abundance</w:t>
      </w:r>
      <w:r w:rsidR="003F79BE">
        <w:t>.</w:t>
      </w:r>
      <w:r>
        <w:t xml:space="preserve"> </w:t>
      </w:r>
      <w:r w:rsidRPr="003F79BE">
        <w:rPr>
          <w:i/>
        </w:rPr>
        <w:t>Fisheries Research</w:t>
      </w:r>
      <w:r>
        <w:t>, Volume 230, 105611, https://doi.org/10.1016/j.fishres.2020.105611.</w:t>
      </w:r>
    </w:p>
    <w:p w14:paraId="15EC3E99" w14:textId="335AF8F3" w:rsidR="0005717B" w:rsidRDefault="0005717B" w:rsidP="0019694A">
      <w:pPr>
        <w:pStyle w:val="NormalWeb"/>
        <w:ind w:left="480" w:hanging="480"/>
        <w:rPr>
          <w:ins w:id="711" w:author="Allen.Chen" w:date="2025-03-11T18:23:00Z"/>
        </w:rPr>
      </w:pPr>
      <w:r w:rsidRPr="0005717B">
        <w:t>Thorson</w:t>
      </w:r>
      <w:r>
        <w:t xml:space="preserve">, </w:t>
      </w:r>
      <w:r w:rsidRPr="0005717B">
        <w:t>J</w:t>
      </w:r>
      <w:r>
        <w:t>.</w:t>
      </w:r>
      <w:r w:rsidRPr="0005717B">
        <w:t xml:space="preserve"> T., Shelton</w:t>
      </w:r>
      <w:r>
        <w:t xml:space="preserve">, </w:t>
      </w:r>
      <w:r w:rsidRPr="0005717B">
        <w:t>A</w:t>
      </w:r>
      <w:r>
        <w:t xml:space="preserve">. </w:t>
      </w:r>
      <w:r w:rsidRPr="0005717B">
        <w:t>O., Ward</w:t>
      </w:r>
      <w:r>
        <w:t xml:space="preserve">, </w:t>
      </w:r>
      <w:r w:rsidRPr="0005717B">
        <w:t>E</w:t>
      </w:r>
      <w:r>
        <w:t>.</w:t>
      </w:r>
      <w:r w:rsidRPr="0005717B">
        <w:t xml:space="preserve">J., </w:t>
      </w:r>
      <w:r w:rsidR="001C21E2" w:rsidRPr="005D2476">
        <w:t xml:space="preserve">&amp; </w:t>
      </w:r>
      <w:proofErr w:type="spellStart"/>
      <w:r w:rsidRPr="0005717B">
        <w:t>Skaug</w:t>
      </w:r>
      <w:proofErr w:type="spellEnd"/>
      <w:r>
        <w:t xml:space="preserve">, </w:t>
      </w:r>
      <w:r w:rsidRPr="0005717B">
        <w:t>H</w:t>
      </w:r>
      <w:r>
        <w:t>.</w:t>
      </w:r>
      <w:r w:rsidRPr="0005717B">
        <w:t>J.</w:t>
      </w:r>
      <w:r>
        <w:t xml:space="preserve"> (2015).</w:t>
      </w:r>
      <w:r w:rsidRPr="0005717B">
        <w:t xml:space="preserve"> Geostatistical delta-generalized linear mixed models improve precision for estimated abundance indices for West Coast </w:t>
      </w:r>
      <w:proofErr w:type="spellStart"/>
      <w:r w:rsidRPr="0005717B">
        <w:t>ground</w:t>
      </w:r>
      <w:r w:rsidR="003F79BE">
        <w:t>fishes</w:t>
      </w:r>
      <w:proofErr w:type="spellEnd"/>
      <w:r w:rsidR="003F79BE">
        <w:t>.</w:t>
      </w:r>
      <w:r w:rsidRPr="0005717B">
        <w:t xml:space="preserve"> </w:t>
      </w:r>
      <w:r w:rsidRPr="003F79BE">
        <w:rPr>
          <w:i/>
        </w:rPr>
        <w:t>ICES Journal of Marine Science</w:t>
      </w:r>
      <w:r>
        <w:t>, Volume 72, Issue 5, May/June</w:t>
      </w:r>
      <w:r w:rsidRPr="0005717B">
        <w:t xml:space="preserve">, 1297–1310, </w:t>
      </w:r>
      <w:ins w:id="712" w:author="Allen.Chen" w:date="2025-03-11T18:30:00Z">
        <w:r w:rsidR="00DB557F" w:rsidRPr="00DB557F">
          <w:rPr>
            <w:rPrChange w:id="713" w:author="Allen.Chen" w:date="2025-03-11T18:30:00Z">
              <w:rPr>
                <w:rStyle w:val="Hyperlink"/>
              </w:rPr>
            </w:rPrChange>
          </w:rPr>
          <w:t>https://doi.org/10.1093/icesjms/fsu243</w:t>
        </w:r>
      </w:ins>
      <w:r>
        <w:t>.</w:t>
      </w:r>
    </w:p>
    <w:p w14:paraId="11188CEC" w14:textId="21A80DE2" w:rsidR="00DB557F" w:rsidRDefault="00DB557F" w:rsidP="0019694A">
      <w:pPr>
        <w:pStyle w:val="NormalWeb"/>
        <w:ind w:left="480" w:hanging="480"/>
      </w:pPr>
      <w:ins w:id="714" w:author="Allen.Chen" w:date="2025-03-11T18:23:00Z">
        <w:r w:rsidRPr="00DB557F">
          <w:t>Train, Kenneth E. (2009). Discrete choice methods with simulation. Cambridge University Press, New York, (2nd), 1148. https://doi.org/10.1016/S0898-</w:t>
        </w:r>
        <w:proofErr w:type="gramStart"/>
        <w:r w:rsidRPr="00DB557F">
          <w:t>1221(</w:t>
        </w:r>
        <w:proofErr w:type="gramEnd"/>
        <w:r w:rsidRPr="00DB557F">
          <w:t>04)90100-9.</w:t>
        </w:r>
      </w:ins>
    </w:p>
    <w:p w14:paraId="47E38F6E" w14:textId="11E3C090" w:rsidR="00A523D1" w:rsidRDefault="0005717B" w:rsidP="006A0DA8">
      <w:pPr>
        <w:tabs>
          <w:tab w:val="left" w:pos="-450"/>
        </w:tabs>
        <w:spacing w:after="0" w:line="240" w:lineRule="auto"/>
        <w:ind w:left="450" w:hanging="480"/>
        <w:rPr>
          <w:ins w:id="715" w:author="Allen.Chen" w:date="2025-03-11T18:35:00Z"/>
          <w:rFonts w:ascii="Times New Roman" w:eastAsia="Times New Roman" w:hAnsi="Times New Roman" w:cs="Times New Roman"/>
          <w:sz w:val="24"/>
          <w:szCs w:val="24"/>
        </w:rPr>
      </w:pPr>
      <w:r>
        <w:rPr>
          <w:rFonts w:ascii="Times New Roman" w:eastAsia="Times New Roman" w:hAnsi="Times New Roman" w:cs="Times New Roman"/>
          <w:sz w:val="24"/>
          <w:szCs w:val="24"/>
        </w:rPr>
        <w:t>Walters, C</w:t>
      </w:r>
      <w:r w:rsidR="0019694A" w:rsidRPr="0019694A">
        <w:rPr>
          <w:rFonts w:ascii="Times New Roman" w:eastAsia="Times New Roman" w:hAnsi="Times New Roman" w:cs="Times New Roman"/>
          <w:sz w:val="24"/>
          <w:szCs w:val="24"/>
        </w:rPr>
        <w:t xml:space="preserve">. (2003). Folly and fantasy in the analysis of spatial catch data. </w:t>
      </w:r>
      <w:r w:rsidR="0019694A" w:rsidRPr="003F79BE">
        <w:rPr>
          <w:rFonts w:ascii="Times New Roman" w:eastAsia="Times New Roman" w:hAnsi="Times New Roman" w:cs="Times New Roman"/>
          <w:i/>
          <w:sz w:val="24"/>
          <w:szCs w:val="24"/>
        </w:rPr>
        <w:t>Canadian Journal of Fisheries and Aquatic Sciences</w:t>
      </w:r>
      <w:r w:rsidR="0019694A" w:rsidRPr="0019694A">
        <w:rPr>
          <w:rFonts w:ascii="Times New Roman" w:eastAsia="Times New Roman" w:hAnsi="Times New Roman" w:cs="Times New Roman"/>
          <w:sz w:val="24"/>
          <w:szCs w:val="24"/>
        </w:rPr>
        <w:t xml:space="preserve"> 60. 1433-1436. 10.1139/f03-152.</w:t>
      </w:r>
    </w:p>
    <w:p w14:paraId="695F096F" w14:textId="39441035" w:rsidR="006724C8" w:rsidRDefault="006724C8" w:rsidP="006A0DA8">
      <w:pPr>
        <w:tabs>
          <w:tab w:val="left" w:pos="-450"/>
        </w:tabs>
        <w:spacing w:after="0" w:line="240" w:lineRule="auto"/>
        <w:ind w:left="450" w:hanging="480"/>
        <w:rPr>
          <w:ins w:id="716" w:author="Allen.Chen" w:date="2025-03-11T18:35:00Z"/>
          <w:rFonts w:ascii="Times New Roman" w:eastAsia="Times New Roman" w:hAnsi="Times New Roman" w:cs="Times New Roman"/>
          <w:sz w:val="24"/>
          <w:szCs w:val="24"/>
        </w:rPr>
      </w:pPr>
    </w:p>
    <w:p w14:paraId="4B477718" w14:textId="1DE3576D" w:rsidR="006724C8" w:rsidRPr="006724C8" w:rsidRDefault="006724C8" w:rsidP="006724C8">
      <w:pPr>
        <w:tabs>
          <w:tab w:val="left" w:pos="-450"/>
        </w:tabs>
        <w:spacing w:after="0" w:line="240" w:lineRule="auto"/>
        <w:ind w:left="450" w:hanging="480"/>
        <w:rPr>
          <w:ins w:id="717" w:author="Allen.Chen" w:date="2025-03-11T18:35:00Z"/>
          <w:rFonts w:ascii="Times New Roman" w:eastAsia="Times New Roman" w:hAnsi="Times New Roman" w:cs="Times New Roman"/>
          <w:sz w:val="24"/>
          <w:szCs w:val="24"/>
        </w:rPr>
      </w:pPr>
      <w:ins w:id="718" w:author="Allen.Chen" w:date="2025-03-11T18:35:00Z">
        <w:r w:rsidRPr="006724C8">
          <w:rPr>
            <w:rFonts w:ascii="Times New Roman" w:eastAsia="Times New Roman" w:hAnsi="Times New Roman" w:cs="Times New Roman"/>
            <w:sz w:val="24"/>
            <w:szCs w:val="24"/>
          </w:rPr>
          <w:t xml:space="preserve">Walter, J. F. III, </w:t>
        </w:r>
        <w:proofErr w:type="spellStart"/>
        <w:r w:rsidRPr="006724C8">
          <w:rPr>
            <w:rFonts w:ascii="Times New Roman" w:eastAsia="Times New Roman" w:hAnsi="Times New Roman" w:cs="Times New Roman"/>
            <w:sz w:val="24"/>
            <w:szCs w:val="24"/>
          </w:rPr>
          <w:t>Hoenig</w:t>
        </w:r>
        <w:proofErr w:type="spellEnd"/>
        <w:r w:rsidRPr="006724C8">
          <w:rPr>
            <w:rFonts w:ascii="Times New Roman" w:eastAsia="Times New Roman" w:hAnsi="Times New Roman" w:cs="Times New Roman"/>
            <w:sz w:val="24"/>
            <w:szCs w:val="24"/>
          </w:rPr>
          <w:t xml:space="preserve">, J. M., </w:t>
        </w:r>
      </w:ins>
      <w:ins w:id="719" w:author="Allen.Chen" w:date="2025-03-12T14:28:00Z">
        <w:r w:rsidR="00B935FD">
          <w:rPr>
            <w:rFonts w:ascii="Times New Roman" w:eastAsia="Times New Roman" w:hAnsi="Times New Roman" w:cs="Times New Roman"/>
            <w:sz w:val="24"/>
            <w:szCs w:val="24"/>
          </w:rPr>
          <w:t>&amp;</w:t>
        </w:r>
      </w:ins>
      <w:bookmarkStart w:id="720" w:name="_GoBack"/>
      <w:bookmarkEnd w:id="720"/>
      <w:ins w:id="721" w:author="Allen.Chen" w:date="2025-03-11T18:35:00Z">
        <w:r w:rsidRPr="006724C8">
          <w:rPr>
            <w:rFonts w:ascii="Times New Roman" w:eastAsia="Times New Roman" w:hAnsi="Times New Roman" w:cs="Times New Roman"/>
            <w:sz w:val="24"/>
            <w:szCs w:val="24"/>
          </w:rPr>
          <w:t xml:space="preserve"> </w:t>
        </w:r>
        <w:proofErr w:type="spellStart"/>
        <w:r w:rsidRPr="006724C8">
          <w:rPr>
            <w:rFonts w:ascii="Times New Roman" w:eastAsia="Times New Roman" w:hAnsi="Times New Roman" w:cs="Times New Roman"/>
            <w:sz w:val="24"/>
            <w:szCs w:val="24"/>
          </w:rPr>
          <w:t>Gedamke</w:t>
        </w:r>
        <w:proofErr w:type="spellEnd"/>
        <w:r w:rsidRPr="006724C8">
          <w:rPr>
            <w:rFonts w:ascii="Times New Roman" w:eastAsia="Times New Roman" w:hAnsi="Times New Roman" w:cs="Times New Roman"/>
            <w:sz w:val="24"/>
            <w:szCs w:val="24"/>
          </w:rPr>
          <w:t xml:space="preserve">, T. </w:t>
        </w:r>
        <w:r>
          <w:rPr>
            <w:rFonts w:ascii="Times New Roman" w:eastAsia="Times New Roman" w:hAnsi="Times New Roman" w:cs="Times New Roman"/>
            <w:sz w:val="24"/>
            <w:szCs w:val="24"/>
          </w:rPr>
          <w:t>(</w:t>
        </w:r>
        <w:r w:rsidRPr="006724C8">
          <w:rPr>
            <w:rFonts w:ascii="Times New Roman" w:eastAsia="Times New Roman" w:hAnsi="Times New Roman" w:cs="Times New Roman"/>
            <w:sz w:val="24"/>
            <w:szCs w:val="24"/>
          </w:rPr>
          <w:t>2007</w:t>
        </w:r>
        <w:r>
          <w:rPr>
            <w:rFonts w:ascii="Times New Roman" w:eastAsia="Times New Roman" w:hAnsi="Times New Roman" w:cs="Times New Roman"/>
            <w:sz w:val="24"/>
            <w:szCs w:val="24"/>
          </w:rPr>
          <w:t>)</w:t>
        </w:r>
        <w:r w:rsidRPr="006724C8">
          <w:rPr>
            <w:rFonts w:ascii="Times New Roman" w:eastAsia="Times New Roman" w:hAnsi="Times New Roman" w:cs="Times New Roman"/>
            <w:sz w:val="24"/>
            <w:szCs w:val="24"/>
          </w:rPr>
          <w:t>. Correcting for effective area fished in</w:t>
        </w:r>
      </w:ins>
    </w:p>
    <w:p w14:paraId="0FB0B7AD" w14:textId="27C6159F" w:rsidR="006724C8" w:rsidRPr="006724C8" w:rsidRDefault="006724C8" w:rsidP="006724C8">
      <w:pPr>
        <w:tabs>
          <w:tab w:val="left" w:pos="-450"/>
        </w:tabs>
        <w:spacing w:after="0" w:line="240" w:lineRule="auto"/>
        <w:ind w:left="450" w:hanging="480"/>
        <w:rPr>
          <w:ins w:id="722" w:author="Allen.Chen" w:date="2025-03-11T18:35:00Z"/>
          <w:rFonts w:ascii="Times New Roman" w:eastAsia="Times New Roman" w:hAnsi="Times New Roman" w:cs="Times New Roman"/>
          <w:sz w:val="24"/>
          <w:szCs w:val="24"/>
        </w:rPr>
      </w:pPr>
      <w:ins w:id="723" w:author="Allen.Chen" w:date="2025-03-11T18:35:00Z">
        <w:r>
          <w:rPr>
            <w:rFonts w:ascii="Times New Roman" w:eastAsia="Times New Roman" w:hAnsi="Times New Roman" w:cs="Times New Roman"/>
            <w:sz w:val="24"/>
            <w:szCs w:val="24"/>
          </w:rPr>
          <w:tab/>
        </w:r>
        <w:proofErr w:type="gramStart"/>
        <w:r w:rsidRPr="006724C8">
          <w:rPr>
            <w:rFonts w:ascii="Times New Roman" w:eastAsia="Times New Roman" w:hAnsi="Times New Roman" w:cs="Times New Roman"/>
            <w:sz w:val="24"/>
            <w:szCs w:val="24"/>
          </w:rPr>
          <w:t>fishery-dependent</w:t>
        </w:r>
        <w:proofErr w:type="gramEnd"/>
        <w:r w:rsidRPr="006724C8">
          <w:rPr>
            <w:rFonts w:ascii="Times New Roman" w:eastAsia="Times New Roman" w:hAnsi="Times New Roman" w:cs="Times New Roman"/>
            <w:sz w:val="24"/>
            <w:szCs w:val="24"/>
          </w:rPr>
          <w:t xml:space="preserve"> depletion estimates of abundance and capture efficiency. ICES Journal of</w:t>
        </w:r>
      </w:ins>
    </w:p>
    <w:p w14:paraId="032E9939" w14:textId="25EDD39F" w:rsidR="006724C8" w:rsidRPr="006A0DA8" w:rsidRDefault="006724C8" w:rsidP="006724C8">
      <w:pPr>
        <w:tabs>
          <w:tab w:val="left" w:pos="-450"/>
        </w:tabs>
        <w:spacing w:after="0" w:line="240" w:lineRule="auto"/>
        <w:ind w:left="450" w:hanging="480"/>
        <w:rPr>
          <w:rFonts w:ascii="Times New Roman" w:eastAsia="Times New Roman" w:hAnsi="Times New Roman" w:cs="Times New Roman"/>
          <w:sz w:val="24"/>
          <w:szCs w:val="24"/>
        </w:rPr>
      </w:pPr>
      <w:ins w:id="724" w:author="Allen.Chen" w:date="2025-03-11T18:35:00Z">
        <w:r>
          <w:rPr>
            <w:rFonts w:ascii="Times New Roman" w:eastAsia="Times New Roman" w:hAnsi="Times New Roman" w:cs="Times New Roman"/>
            <w:sz w:val="24"/>
            <w:szCs w:val="24"/>
          </w:rPr>
          <w:tab/>
        </w:r>
        <w:r w:rsidRPr="006724C8">
          <w:rPr>
            <w:rFonts w:ascii="Times New Roman" w:eastAsia="Times New Roman" w:hAnsi="Times New Roman" w:cs="Times New Roman"/>
            <w:sz w:val="24"/>
            <w:szCs w:val="24"/>
          </w:rPr>
          <w:t xml:space="preserve">Marine Science </w:t>
        </w:r>
      </w:ins>
      <w:ins w:id="725" w:author="Allen.Chen" w:date="2025-03-11T18:36:00Z">
        <w:r w:rsidRPr="006724C8">
          <w:rPr>
            <w:rFonts w:ascii="Times New Roman" w:eastAsia="Times New Roman" w:hAnsi="Times New Roman" w:cs="Times New Roman"/>
            <w:sz w:val="24"/>
            <w:szCs w:val="24"/>
          </w:rPr>
          <w:t>Volume 64, Issue 9, December 2007, Pages 1760–1771, https://doi.org/10.1093/icesjms/fsm147</w:t>
        </w:r>
      </w:ins>
    </w:p>
    <w:sectPr w:rsidR="006724C8" w:rsidRPr="006A0DA8" w:rsidSect="003A6C6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0" w:author="Allen.Chen" w:date="2025-03-11T18:52:00Z" w:initials="A">
    <w:p w14:paraId="28E4D500" w14:textId="5A54DDB0" w:rsidR="00281DE9" w:rsidRDefault="00281DE9">
      <w:pPr>
        <w:pStyle w:val="CommentText"/>
      </w:pPr>
      <w:r>
        <w:rPr>
          <w:rStyle w:val="CommentReference"/>
        </w:rPr>
        <w:annotationRef/>
      </w:r>
      <w:r>
        <w:t>There’s a good amount of discussion in the paper, mostly due to reviewer comments. This could be all moved to the discussion, but I’ve repeated some of it there, and some of it I like having context around (i.e. in the appropriate section).</w:t>
      </w:r>
    </w:p>
    <w:p w14:paraId="0C89C11D" w14:textId="2FDB4877" w:rsidR="00281DE9" w:rsidRDefault="00281DE9">
      <w:pPr>
        <w:pStyle w:val="CommentText"/>
      </w:pPr>
    </w:p>
    <w:p w14:paraId="0A77C4A4" w14:textId="6120B992" w:rsidR="00281DE9" w:rsidRDefault="00281DE9">
      <w:pPr>
        <w:pStyle w:val="CommentText"/>
      </w:pPr>
      <w:r>
        <w:t>I’m not wedded to this so happy to change, seems to be a preference/journal/discipline thing.</w:t>
      </w:r>
    </w:p>
  </w:comment>
  <w:comment w:id="203" w:author="Allen.Chen" w:date="2025-03-06T17:38:00Z" w:initials="A">
    <w:p w14:paraId="44F59E31" w14:textId="424ABA38" w:rsidR="00BF4B7F" w:rsidRDefault="00BF4B7F" w:rsidP="00635E0D">
      <w:pPr>
        <w:pStyle w:val="CommentText"/>
      </w:pPr>
      <w:r>
        <w:rPr>
          <w:rStyle w:val="CommentReference"/>
        </w:rPr>
        <w:annotationRef/>
      </w:r>
      <w:r>
        <w:t>This footnote numbering is supposed to resolve itself after all tracked changes are accepted.</w:t>
      </w:r>
    </w:p>
  </w:comment>
  <w:comment w:id="320" w:author="Allen.Chen" w:date="2025-03-06T17:38:00Z" w:initials="A">
    <w:p w14:paraId="355565D7" w14:textId="31FF43DD" w:rsidR="00BF4B7F" w:rsidRDefault="00BF4B7F">
      <w:pPr>
        <w:pStyle w:val="CommentText"/>
      </w:pPr>
      <w:r>
        <w:rPr>
          <w:rStyle w:val="CommentReference"/>
        </w:rPr>
        <w:annotationRef/>
      </w:r>
      <w:r>
        <w:t>This numbering is supposed to resolve itself after track changes are finished.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77C4A4" w15:done="0"/>
  <w15:commentEx w15:paraId="44F59E31" w15:done="0"/>
  <w15:commentEx w15:paraId="355565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9961D1" w16cid:durableId="28564E4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46CB1" w14:textId="77777777" w:rsidR="00BF4B7F" w:rsidRDefault="00BF4B7F" w:rsidP="00F029B7">
      <w:pPr>
        <w:spacing w:after="0" w:line="240" w:lineRule="auto"/>
      </w:pPr>
      <w:r>
        <w:separator/>
      </w:r>
    </w:p>
  </w:endnote>
  <w:endnote w:type="continuationSeparator" w:id="0">
    <w:p w14:paraId="62A639C6" w14:textId="77777777" w:rsidR="00BF4B7F" w:rsidRDefault="00BF4B7F" w:rsidP="00F029B7">
      <w:pPr>
        <w:spacing w:after="0" w:line="240" w:lineRule="auto"/>
      </w:pPr>
      <w:r>
        <w:continuationSeparator/>
      </w:r>
    </w:p>
  </w:endnote>
  <w:endnote w:type="continuationNotice" w:id="1">
    <w:p w14:paraId="7FDAE7BD" w14:textId="77777777" w:rsidR="00BF4B7F" w:rsidRDefault="00BF4B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691665"/>
      <w:docPartObj>
        <w:docPartGallery w:val="Page Numbers (Bottom of Page)"/>
        <w:docPartUnique/>
      </w:docPartObj>
    </w:sdtPr>
    <w:sdtEndPr>
      <w:rPr>
        <w:noProof/>
      </w:rPr>
    </w:sdtEndPr>
    <w:sdtContent>
      <w:p w14:paraId="62721CF0" w14:textId="6A8389C9" w:rsidR="00BF4B7F" w:rsidRDefault="00BF4B7F">
        <w:pPr>
          <w:pStyle w:val="Footer"/>
          <w:jc w:val="center"/>
        </w:pPr>
        <w:r>
          <w:fldChar w:fldCharType="begin"/>
        </w:r>
        <w:r>
          <w:instrText xml:space="preserve"> PAGE   \* MERGEFORMAT </w:instrText>
        </w:r>
        <w:r>
          <w:fldChar w:fldCharType="separate"/>
        </w:r>
        <w:r w:rsidR="00B935FD">
          <w:rPr>
            <w:noProof/>
          </w:rPr>
          <w:t>23</w:t>
        </w:r>
        <w:r>
          <w:rPr>
            <w:noProof/>
          </w:rPr>
          <w:fldChar w:fldCharType="end"/>
        </w:r>
      </w:p>
    </w:sdtContent>
  </w:sdt>
  <w:p w14:paraId="74A85CC1" w14:textId="77777777" w:rsidR="00BF4B7F" w:rsidRDefault="00BF4B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D6375B" w14:textId="77777777" w:rsidR="00BF4B7F" w:rsidRDefault="00BF4B7F" w:rsidP="00F029B7">
      <w:pPr>
        <w:spacing w:after="0" w:line="240" w:lineRule="auto"/>
      </w:pPr>
      <w:r>
        <w:separator/>
      </w:r>
    </w:p>
  </w:footnote>
  <w:footnote w:type="continuationSeparator" w:id="0">
    <w:p w14:paraId="1A4305D9" w14:textId="77777777" w:rsidR="00BF4B7F" w:rsidRDefault="00BF4B7F" w:rsidP="00F029B7">
      <w:pPr>
        <w:spacing w:after="0" w:line="240" w:lineRule="auto"/>
      </w:pPr>
      <w:r>
        <w:continuationSeparator/>
      </w:r>
    </w:p>
  </w:footnote>
  <w:footnote w:type="continuationNotice" w:id="1">
    <w:p w14:paraId="05BB66A6" w14:textId="77777777" w:rsidR="00BF4B7F" w:rsidRDefault="00BF4B7F">
      <w:pPr>
        <w:spacing w:after="0" w:line="240" w:lineRule="auto"/>
      </w:pPr>
    </w:p>
  </w:footnote>
  <w:footnote w:id="2">
    <w:p w14:paraId="0B578AB9" w14:textId="63AF9A7F" w:rsidR="00BF4B7F" w:rsidRPr="00610D7F" w:rsidRDefault="00BF4B7F">
      <w:pPr>
        <w:pStyle w:val="FootnoteText"/>
        <w:rPr>
          <w:rFonts w:ascii="Times New Roman" w:hAnsi="Times New Roman" w:cs="Times New Roman"/>
          <w:rPrChange w:id="11" w:author="Allen.Chen" w:date="2025-03-11T19:01:00Z">
            <w:rPr/>
          </w:rPrChange>
        </w:rPr>
      </w:pPr>
      <w:ins w:id="12" w:author="Allen.Chen" w:date="2025-03-10T16:10:00Z">
        <w:r w:rsidRPr="00610D7F">
          <w:rPr>
            <w:rStyle w:val="FootnoteReference"/>
            <w:rFonts w:ascii="Times New Roman" w:hAnsi="Times New Roman" w:cs="Times New Roman"/>
            <w:rPrChange w:id="13" w:author="Allen.Chen" w:date="2025-03-11T19:01:00Z">
              <w:rPr>
                <w:rStyle w:val="FootnoteReference"/>
              </w:rPr>
            </w:rPrChange>
          </w:rPr>
          <w:footnoteRef/>
        </w:r>
        <w:r w:rsidRPr="00610D7F">
          <w:rPr>
            <w:rFonts w:ascii="Times New Roman" w:hAnsi="Times New Roman" w:cs="Times New Roman"/>
            <w:rPrChange w:id="14" w:author="Allen.Chen" w:date="2025-03-11T19:01:00Z">
              <w:rPr/>
            </w:rPrChange>
          </w:rPr>
          <w:t xml:space="preserve"> </w:t>
        </w:r>
      </w:ins>
      <w:ins w:id="15" w:author="Allen.Chen" w:date="2025-03-10T16:11:00Z">
        <w:r w:rsidRPr="00610D7F">
          <w:rPr>
            <w:rFonts w:ascii="Times New Roman" w:hAnsi="Times New Roman" w:cs="Times New Roman"/>
            <w:rPrChange w:id="16" w:author="Allen.Chen" w:date="2025-03-11T19:01:00Z">
              <w:rPr/>
            </w:rPrChange>
          </w:rPr>
          <w:t>https://github.com/allen-chen-noaa-gov/ss3simfork</w:t>
        </w:r>
      </w:ins>
    </w:p>
  </w:footnote>
  <w:footnote w:id="3">
    <w:p w14:paraId="615F0808" w14:textId="3A554CA2" w:rsidR="00BF4B7F" w:rsidRPr="00CE75C6" w:rsidDel="00536885" w:rsidRDefault="00BF4B7F">
      <w:pPr>
        <w:pStyle w:val="FootnoteText"/>
        <w:rPr>
          <w:del w:id="62" w:author="Allen.Chen" w:date="2025-03-06T16:06:00Z"/>
          <w:rFonts w:ascii="Times New Roman" w:hAnsi="Times New Roman" w:cs="Times New Roman"/>
          <w:sz w:val="24"/>
          <w:szCs w:val="24"/>
        </w:rPr>
      </w:pPr>
      <w:del w:id="63" w:author="Allen.Chen" w:date="2025-03-06T16:06:00Z">
        <w:r w:rsidRPr="00CE75C6" w:rsidDel="00536885">
          <w:rPr>
            <w:rStyle w:val="FootnoteReference"/>
            <w:rFonts w:ascii="Times New Roman" w:hAnsi="Times New Roman" w:cs="Times New Roman"/>
            <w:sz w:val="24"/>
            <w:szCs w:val="24"/>
          </w:rPr>
          <w:footnoteRef/>
        </w:r>
        <w:r w:rsidRPr="00CE75C6" w:rsidDel="00536885">
          <w:rPr>
            <w:rFonts w:ascii="Times New Roman" w:hAnsi="Times New Roman" w:cs="Times New Roman"/>
            <w:sz w:val="24"/>
            <w:szCs w:val="24"/>
          </w:rPr>
          <w:delText xml:space="preserve"> An extension for future research could be to estimate the effects from declines in effort.</w:delText>
        </w:r>
      </w:del>
    </w:p>
  </w:footnote>
  <w:footnote w:id="4">
    <w:p w14:paraId="6E6A8310" w14:textId="40043D4C" w:rsidR="00BF4B7F" w:rsidRPr="00004096" w:rsidDel="00536885" w:rsidRDefault="00BF4B7F">
      <w:pPr>
        <w:pStyle w:val="FootnoteText"/>
        <w:rPr>
          <w:del w:id="117" w:author="Allen.Chen" w:date="2025-03-06T16:08:00Z"/>
          <w:rFonts w:ascii="Times New Roman" w:hAnsi="Times New Roman" w:cs="Times New Roman"/>
          <w:sz w:val="24"/>
          <w:szCs w:val="24"/>
        </w:rPr>
      </w:pPr>
      <w:del w:id="118" w:author="Allen.Chen" w:date="2025-03-06T16:08:00Z">
        <w:r w:rsidRPr="00004096" w:rsidDel="00536885">
          <w:rPr>
            <w:rStyle w:val="FootnoteReference"/>
            <w:rFonts w:ascii="Times New Roman" w:hAnsi="Times New Roman" w:cs="Times New Roman"/>
            <w:sz w:val="24"/>
            <w:szCs w:val="24"/>
          </w:rPr>
          <w:footnoteRef/>
        </w:r>
        <w:r w:rsidRPr="00004096" w:rsidDel="00536885">
          <w:rPr>
            <w:rFonts w:ascii="Times New Roman" w:hAnsi="Times New Roman" w:cs="Times New Roman"/>
            <w:sz w:val="24"/>
            <w:szCs w:val="24"/>
          </w:rPr>
          <w:delText xml:space="preserve"> Like many modeling exercises, relatively straightforward expansions of the model still require analyst discretion. For example, catch of the two different species might be correlated, which might require parametric assumptions as to the joint distribution of catch for the two species. As multiple species are added, the likelihood of encountering the curse of dimensionality also increases, as each species requires an additional polynomial correction at each </w:delText>
        </w:r>
        <w:r w:rsidDel="00536885">
          <w:rPr>
            <w:rFonts w:ascii="Times New Roman" w:hAnsi="Times New Roman" w:cs="Times New Roman"/>
            <w:sz w:val="24"/>
            <w:szCs w:val="24"/>
          </w:rPr>
          <w:delText>area</w:delText>
        </w:r>
        <w:r w:rsidRPr="00004096" w:rsidDel="00536885">
          <w:rPr>
            <w:rFonts w:ascii="Times New Roman" w:hAnsi="Times New Roman" w:cs="Times New Roman"/>
            <w:sz w:val="24"/>
            <w:szCs w:val="24"/>
          </w:rPr>
          <w:delText>.</w:delText>
        </w:r>
      </w:del>
    </w:p>
  </w:footnote>
  <w:footnote w:id="5">
    <w:p w14:paraId="6CEF9393" w14:textId="0715408E" w:rsidR="00BF4B7F" w:rsidDel="00184D50" w:rsidRDefault="00BF4B7F">
      <w:pPr>
        <w:pStyle w:val="FootnoteText"/>
        <w:rPr>
          <w:del w:id="133" w:author="Allen.Chen" w:date="2025-03-06T16:26:00Z"/>
        </w:rPr>
      </w:pPr>
      <w:del w:id="134" w:author="Allen.Chen" w:date="2025-03-06T16:26:00Z">
        <w:r w:rsidRPr="00004096" w:rsidDel="00184D50">
          <w:rPr>
            <w:rStyle w:val="FootnoteReference"/>
            <w:rFonts w:ascii="Times New Roman" w:hAnsi="Times New Roman" w:cs="Times New Roman"/>
            <w:sz w:val="24"/>
            <w:szCs w:val="24"/>
          </w:rPr>
          <w:footnoteRef/>
        </w:r>
        <w:r w:rsidRPr="00004096" w:rsidDel="00184D50">
          <w:rPr>
            <w:rFonts w:ascii="Times New Roman" w:hAnsi="Times New Roman" w:cs="Times New Roman"/>
            <w:sz w:val="24"/>
            <w:szCs w:val="24"/>
          </w:rPr>
          <w:delText xml:space="preserve"> Computationally, a model with a larger number of </w:delText>
        </w:r>
        <w:r w:rsidDel="00184D50">
          <w:rPr>
            <w:rFonts w:ascii="Times New Roman" w:hAnsi="Times New Roman" w:cs="Times New Roman"/>
            <w:sz w:val="24"/>
            <w:szCs w:val="24"/>
          </w:rPr>
          <w:delText>area</w:delText>
        </w:r>
        <w:r w:rsidRPr="00004096" w:rsidDel="00184D50">
          <w:rPr>
            <w:rFonts w:ascii="Times New Roman" w:hAnsi="Times New Roman" w:cs="Times New Roman"/>
            <w:sz w:val="24"/>
            <w:szCs w:val="24"/>
          </w:rPr>
          <w:delText xml:space="preserve">s might take a few days to converge. This is manageable for practical use, where an analyst may only need to update their fishery-dependent abundance index once a year, perhaps </w:delText>
        </w:r>
        <w:r w:rsidDel="00184D50">
          <w:rPr>
            <w:rFonts w:ascii="Times New Roman" w:hAnsi="Times New Roman" w:cs="Times New Roman"/>
            <w:sz w:val="24"/>
            <w:szCs w:val="24"/>
          </w:rPr>
          <w:delText xml:space="preserve">by </w:delText>
        </w:r>
        <w:r w:rsidRPr="00004096" w:rsidDel="00184D50">
          <w:rPr>
            <w:rFonts w:ascii="Times New Roman" w:hAnsi="Times New Roman" w:cs="Times New Roman"/>
            <w:sz w:val="24"/>
            <w:szCs w:val="24"/>
          </w:rPr>
          <w:delText xml:space="preserve">running a few </w:delText>
        </w:r>
        <w:r w:rsidDel="00184D50">
          <w:rPr>
            <w:rFonts w:ascii="Times New Roman" w:hAnsi="Times New Roman" w:cs="Times New Roman"/>
            <w:sz w:val="24"/>
            <w:szCs w:val="24"/>
          </w:rPr>
          <w:delText xml:space="preserve">different </w:delText>
        </w:r>
        <w:r w:rsidRPr="00004096" w:rsidDel="00184D50">
          <w:rPr>
            <w:rFonts w:ascii="Times New Roman" w:hAnsi="Times New Roman" w:cs="Times New Roman"/>
            <w:sz w:val="24"/>
            <w:szCs w:val="24"/>
          </w:rPr>
          <w:delText>candidate models</w:delText>
        </w:r>
        <w:r w:rsidDel="00184D50">
          <w:rPr>
            <w:rFonts w:ascii="Times New Roman" w:hAnsi="Times New Roman" w:cs="Times New Roman"/>
            <w:sz w:val="24"/>
            <w:szCs w:val="24"/>
          </w:rPr>
          <w:delText xml:space="preserve"> (investigating the inclusion of various covariates or distributional assumptions)</w:delText>
        </w:r>
        <w:r w:rsidRPr="00004096" w:rsidDel="00184D50">
          <w:rPr>
            <w:rFonts w:ascii="Times New Roman" w:hAnsi="Times New Roman" w:cs="Times New Roman"/>
            <w:sz w:val="24"/>
            <w:szCs w:val="24"/>
          </w:rPr>
          <w:delText xml:space="preserve">. </w:delText>
        </w:r>
        <w:r w:rsidDel="00184D50">
          <w:rPr>
            <w:rFonts w:ascii="Times New Roman" w:hAnsi="Times New Roman" w:cs="Times New Roman"/>
            <w:sz w:val="24"/>
            <w:szCs w:val="24"/>
          </w:rPr>
          <w:delText>However, because we are interested in asymptotic behavior, our workflow requires running a model for each year fishing occurs, for 200 replicates, which requires thousands of model runs. A smaller grid size allows us to report asymptotic results.</w:delText>
        </w:r>
      </w:del>
    </w:p>
  </w:footnote>
  <w:footnote w:id="6">
    <w:p w14:paraId="11E466D7" w14:textId="0B0E681A" w:rsidR="00BF4B7F" w:rsidRPr="00797D2B" w:rsidDel="00184D50" w:rsidRDefault="00BF4B7F">
      <w:pPr>
        <w:pStyle w:val="FootnoteText"/>
        <w:rPr>
          <w:del w:id="152" w:author="Allen.Chen" w:date="2025-03-06T16:27:00Z"/>
          <w:rFonts w:ascii="Times New Roman" w:hAnsi="Times New Roman" w:cs="Times New Roman"/>
          <w:sz w:val="24"/>
          <w:szCs w:val="24"/>
        </w:rPr>
      </w:pPr>
      <w:del w:id="153" w:author="Allen.Chen" w:date="2025-03-06T16:27:00Z">
        <w:r w:rsidRPr="00797D2B" w:rsidDel="00184D50">
          <w:rPr>
            <w:rStyle w:val="FootnoteReference"/>
            <w:rFonts w:ascii="Times New Roman" w:hAnsi="Times New Roman" w:cs="Times New Roman"/>
            <w:sz w:val="24"/>
            <w:szCs w:val="24"/>
          </w:rPr>
          <w:footnoteRef/>
        </w:r>
        <w:r w:rsidRPr="00797D2B" w:rsidDel="00184D50">
          <w:rPr>
            <w:rFonts w:ascii="Times New Roman" w:hAnsi="Times New Roman" w:cs="Times New Roman"/>
            <w:sz w:val="24"/>
            <w:szCs w:val="24"/>
          </w:rPr>
          <w:delText xml:space="preserve"> In practice the sum of catches from N independent hauls will exceed total catch in the OM slightly. Fishing ceases when catches from the last haul simulated meets or exceeds the total catch.</w:delText>
        </w:r>
        <w:r w:rsidDel="00184D50">
          <w:rPr>
            <w:rFonts w:ascii="Times New Roman" w:hAnsi="Times New Roman" w:cs="Times New Roman"/>
            <w:sz w:val="24"/>
            <w:szCs w:val="24"/>
          </w:rPr>
          <w:delText xml:space="preserve"> </w:delText>
        </w:r>
      </w:del>
    </w:p>
  </w:footnote>
  <w:footnote w:id="7">
    <w:p w14:paraId="7156E429" w14:textId="09345FDD" w:rsidR="00BF4B7F" w:rsidRPr="00797D2B" w:rsidDel="00184D50" w:rsidRDefault="00BF4B7F">
      <w:pPr>
        <w:pStyle w:val="FootnoteText"/>
        <w:rPr>
          <w:del w:id="155" w:author="Allen.Chen" w:date="2025-03-06T16:28:00Z"/>
          <w:rFonts w:ascii="Times New Roman" w:hAnsi="Times New Roman" w:cs="Times New Roman"/>
          <w:sz w:val="24"/>
          <w:szCs w:val="24"/>
        </w:rPr>
      </w:pPr>
      <w:del w:id="156" w:author="Allen.Chen" w:date="2025-03-06T16:28:00Z">
        <w:r w:rsidRPr="00797D2B" w:rsidDel="00184D50">
          <w:rPr>
            <w:rStyle w:val="FootnoteReference"/>
            <w:rFonts w:ascii="Times New Roman" w:hAnsi="Times New Roman" w:cs="Times New Roman"/>
            <w:sz w:val="24"/>
            <w:szCs w:val="24"/>
          </w:rPr>
          <w:footnoteRef/>
        </w:r>
        <w:r w:rsidRPr="00797D2B" w:rsidDel="00184D50">
          <w:rPr>
            <w:rFonts w:ascii="Times New Roman" w:hAnsi="Times New Roman" w:cs="Times New Roman"/>
            <w:sz w:val="24"/>
            <w:szCs w:val="24"/>
          </w:rPr>
          <w:delText xml:space="preserve"> </w:delText>
        </w:r>
        <w:r w:rsidDel="00184D50">
          <w:rPr>
            <w:rFonts w:ascii="Times New Roman" w:hAnsi="Times New Roman" w:cs="Times New Roman"/>
            <w:sz w:val="24"/>
            <w:szCs w:val="24"/>
          </w:rPr>
          <w:delText xml:space="preserve">For each haul, realizations of </w:delTex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oMath>
        <w:r w:rsidRPr="00797D2B" w:rsidDel="00184D50">
          <w:rPr>
            <w:rFonts w:ascii="Times New Roman" w:eastAsiaTheme="minorEastAsia" w:hAnsi="Times New Roman" w:cs="Times New Roman"/>
            <w:sz w:val="24"/>
            <w:szCs w:val="24"/>
          </w:rPr>
          <w:delText xml:space="preserve"> and </w:delTex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ijk</m:t>
              </m:r>
            </m:sub>
          </m:sSub>
        </m:oMath>
        <w:r w:rsidDel="00184D50">
          <w:rPr>
            <w:rFonts w:ascii="Times New Roman" w:eastAsiaTheme="minorEastAsia" w:hAnsi="Times New Roman" w:cs="Times New Roman"/>
            <w:sz w:val="24"/>
            <w:szCs w:val="24"/>
          </w:rPr>
          <w:delText xml:space="preserve"> are drawn. </w:delText>
        </w:r>
        <w:r w:rsidRPr="00797D2B" w:rsidDel="00184D50">
          <w:rPr>
            <w:rFonts w:ascii="Times New Roman" w:hAnsi="Times New Roman" w:cs="Times New Roman"/>
            <w:sz w:val="24"/>
            <w:szCs w:val="24"/>
          </w:rPr>
          <w:delText xml:space="preserve">To the extent </w:delTex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oMath>
        <w:r w:rsidRPr="00797D2B" w:rsidDel="00184D50">
          <w:rPr>
            <w:rFonts w:ascii="Times New Roman" w:eastAsiaTheme="minorEastAsia" w:hAnsi="Times New Roman" w:cs="Times New Roman"/>
            <w:sz w:val="24"/>
            <w:szCs w:val="24"/>
          </w:rPr>
          <w:delText xml:space="preserve"> and </w:delTex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ijk</m:t>
              </m:r>
            </m:sub>
          </m:sSub>
        </m:oMath>
        <w:r w:rsidDel="00184D50">
          <w:rPr>
            <w:rFonts w:ascii="Times New Roman" w:eastAsiaTheme="minorEastAsia" w:hAnsi="Times New Roman" w:cs="Times New Roman"/>
            <w:sz w:val="24"/>
            <w:szCs w:val="24"/>
          </w:rPr>
          <w:delText xml:space="preserve"> represent</w:delText>
        </w:r>
        <w:r w:rsidRPr="00797D2B" w:rsidDel="00184D50">
          <w:rPr>
            <w:rFonts w:ascii="Times New Roman" w:eastAsiaTheme="minorEastAsia" w:hAnsi="Times New Roman" w:cs="Times New Roman"/>
            <w:sz w:val="24"/>
            <w:szCs w:val="24"/>
          </w:rPr>
          <w:delText xml:space="preserve"> vessel-specific covariates, there are a minimum </w:delText>
        </w:r>
        <w:r w:rsidDel="00184D50">
          <w:rPr>
            <w:rFonts w:ascii="Times New Roman" w:eastAsiaTheme="minorEastAsia" w:hAnsi="Times New Roman" w:cs="Times New Roman"/>
            <w:sz w:val="24"/>
            <w:szCs w:val="24"/>
          </w:rPr>
          <w:delText xml:space="preserve">number </w:delText>
        </w:r>
        <w:r w:rsidRPr="00797D2B" w:rsidDel="00184D50">
          <w:rPr>
            <w:rFonts w:ascii="Times New Roman" w:eastAsiaTheme="minorEastAsia" w:hAnsi="Times New Roman" w:cs="Times New Roman"/>
            <w:sz w:val="24"/>
            <w:szCs w:val="24"/>
          </w:rPr>
          <w:delText xml:space="preserve">of vessels equal to the number of unique permutations of </w:delTex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oMath>
        <w:r w:rsidRPr="00797D2B" w:rsidDel="00184D50">
          <w:rPr>
            <w:rFonts w:ascii="Times New Roman" w:eastAsiaTheme="minorEastAsia" w:hAnsi="Times New Roman" w:cs="Times New Roman"/>
            <w:sz w:val="24"/>
            <w:szCs w:val="24"/>
          </w:rPr>
          <w:delText xml:space="preserve"> and</w:delTex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ijk</m:t>
              </m:r>
            </m:sub>
          </m:sSub>
        </m:oMath>
        <w:r w:rsidRPr="00797D2B" w:rsidDel="00184D50">
          <w:rPr>
            <w:rFonts w:ascii="Times New Roman" w:eastAsiaTheme="minorEastAsia" w:hAnsi="Times New Roman" w:cs="Times New Roman"/>
            <w:sz w:val="24"/>
            <w:szCs w:val="24"/>
          </w:rPr>
          <w:delText xml:space="preserve">. However, different vessels </w:delText>
        </w:r>
        <w:r w:rsidDel="00184D50">
          <w:rPr>
            <w:rFonts w:ascii="Times New Roman" w:eastAsiaTheme="minorEastAsia" w:hAnsi="Times New Roman" w:cs="Times New Roman"/>
            <w:sz w:val="24"/>
            <w:szCs w:val="24"/>
          </w:rPr>
          <w:delText>could</w:delText>
        </w:r>
        <w:r w:rsidRPr="00797D2B" w:rsidDel="00184D50">
          <w:rPr>
            <w:rFonts w:ascii="Times New Roman" w:eastAsiaTheme="minorEastAsia" w:hAnsi="Times New Roman" w:cs="Times New Roman"/>
            <w:sz w:val="24"/>
            <w:szCs w:val="24"/>
          </w:rPr>
          <w:delText xml:space="preserve"> also have similar vessel characteristics (two vessels may both be 100 meters long). We simulate individual hauls until catches bind, but the number of</w:delText>
        </w:r>
        <w:r w:rsidDel="00184D50">
          <w:rPr>
            <w:rFonts w:ascii="Times New Roman" w:eastAsiaTheme="minorEastAsia" w:hAnsi="Times New Roman" w:cs="Times New Roman"/>
            <w:sz w:val="24"/>
            <w:szCs w:val="24"/>
          </w:rPr>
          <w:delText xml:space="preserve"> vessels is not directly modeled.</w:delText>
        </w:r>
      </w:del>
    </w:p>
  </w:footnote>
  <w:footnote w:id="8">
    <w:p w14:paraId="1DC29CD0" w14:textId="77777777" w:rsidR="00BF4B7F" w:rsidRPr="006477A2" w:rsidRDefault="00BF4B7F" w:rsidP="00635E0D">
      <w:pPr>
        <w:pStyle w:val="FootnoteText"/>
        <w:rPr>
          <w:ins w:id="204" w:author="Allen.Chen" w:date="2025-03-11T16:32:00Z"/>
          <w:rFonts w:ascii="Times New Roman" w:hAnsi="Times New Roman" w:cs="Times New Roman"/>
          <w:sz w:val="24"/>
          <w:szCs w:val="24"/>
        </w:rPr>
      </w:pPr>
      <w:ins w:id="205" w:author="Allen.Chen" w:date="2025-03-11T16:32:00Z">
        <w:r w:rsidRPr="006477A2">
          <w:rPr>
            <w:rStyle w:val="FootnoteReference"/>
            <w:rFonts w:ascii="Times New Roman" w:hAnsi="Times New Roman" w:cs="Times New Roman"/>
            <w:sz w:val="24"/>
            <w:szCs w:val="24"/>
          </w:rPr>
          <w:footnoteRef/>
        </w:r>
        <w:r w:rsidRPr="006477A2">
          <w:rPr>
            <w:rFonts w:ascii="Times New Roman" w:hAnsi="Times New Roman" w:cs="Times New Roman"/>
            <w:sz w:val="24"/>
            <w:szCs w:val="24"/>
          </w:rPr>
          <w:t xml:space="preserve"> F</w:t>
        </w:r>
        <w:r>
          <w:rPr>
            <w:rFonts w:ascii="Times New Roman" w:hAnsi="Times New Roman" w:cs="Times New Roman"/>
            <w:sz w:val="24"/>
            <w:szCs w:val="24"/>
          </w:rPr>
          <w:t xml:space="preserve">or all scenarios </w:t>
        </w:r>
        <m:oMath>
          <m:r>
            <w:rPr>
              <w:rFonts w:ascii="Cambria Math" w:hAnsi="Cambria Math" w:cs="Times New Roman"/>
              <w:sz w:val="24"/>
              <w:szCs w:val="24"/>
            </w:rPr>
            <m:t xml:space="preserve">α=3,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r>
            <w:rPr>
              <w:rFonts w:ascii="Cambria Math" w:hAnsi="Cambria Math" w:cs="Times New Roman"/>
              <w:sz w:val="24"/>
              <w:szCs w:val="24"/>
            </w:rPr>
            <m:t xml:space="preserve">=3,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s</m:t>
              </m:r>
            </m:sub>
          </m:sSub>
          <m:r>
            <w:rPr>
              <w:rFonts w:ascii="Cambria Math" w:hAnsi="Cambria Math" w:cs="Times New Roman"/>
              <w:sz w:val="24"/>
              <w:szCs w:val="24"/>
            </w:rPr>
            <m:t xml:space="preserve">=0,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j</m:t>
              </m:r>
            </m:sub>
          </m:sSub>
          <m:r>
            <w:rPr>
              <w:rFonts w:ascii="Cambria Math" w:hAnsi="Cambria Math" w:cs="Times New Roman"/>
              <w:sz w:val="24"/>
              <w:szCs w:val="24"/>
            </w:rPr>
            <m:t>=0,  X~Uniform</m:t>
          </m:r>
          <m:d>
            <m:dPr>
              <m:ctrlPr>
                <w:rPr>
                  <w:rFonts w:ascii="Cambria Math" w:hAnsi="Cambria Math" w:cs="Times New Roman"/>
                  <w:i/>
                  <w:sz w:val="24"/>
                  <w:szCs w:val="24"/>
                </w:rPr>
              </m:ctrlPr>
            </m:dPr>
            <m:e>
              <m:r>
                <w:rPr>
                  <w:rFonts w:ascii="Cambria Math" w:hAnsi="Cambria Math" w:cs="Times New Roman"/>
                  <w:sz w:val="24"/>
                  <w:szCs w:val="24"/>
                </w:rPr>
                <m:t>1,5</m:t>
              </m:r>
            </m:e>
          </m:d>
          <m:r>
            <w:rPr>
              <w:rFonts w:ascii="Cambria Math" w:hAnsi="Cambria Math" w:cs="Times New Roman"/>
              <w:sz w:val="24"/>
              <w:szCs w:val="24"/>
            </w:rPr>
            <m:t>,  Z~Uniform</m:t>
          </m:r>
          <m:d>
            <m:dPr>
              <m:ctrlPr>
                <w:rPr>
                  <w:rFonts w:ascii="Cambria Math" w:hAnsi="Cambria Math" w:cs="Times New Roman"/>
                  <w:i/>
                  <w:sz w:val="24"/>
                  <w:szCs w:val="24"/>
                </w:rPr>
              </m:ctrlPr>
            </m:dPr>
            <m:e>
              <m:r>
                <w:rPr>
                  <w:rFonts w:ascii="Cambria Math" w:hAnsi="Cambria Math" w:cs="Times New Roman"/>
                  <w:sz w:val="24"/>
                  <w:szCs w:val="24"/>
                </w:rPr>
                <m:t>1,10</m:t>
              </m:r>
            </m:e>
          </m:d>
          <m:r>
            <w:rPr>
              <w:rFonts w:ascii="Cambria Math" w:hAnsi="Cambria Math" w:cs="Times New Roman"/>
              <w:sz w:val="24"/>
              <w:szCs w:val="24"/>
            </w:rPr>
            <m:t>.</m:t>
          </m:r>
        </m:oMath>
        <w:r>
          <w:rPr>
            <w:rFonts w:ascii="Times New Roman" w:eastAsiaTheme="minorEastAsia" w:hAnsi="Times New Roman" w:cs="Times New Roman"/>
            <w:sz w:val="24"/>
            <w:szCs w:val="24"/>
          </w:rPr>
          <w:t xml:space="preserve"> For scenarios 1 and 2</w:t>
        </w:r>
        <w:proofErr w:type="gramStart"/>
        <w:r>
          <w:rPr>
            <w:rFonts w:ascii="Times New Roman" w:eastAsiaTheme="minorEastAsia" w:hAnsi="Times New Roman" w:cs="Times New Roman"/>
            <w:sz w:val="24"/>
            <w:szCs w:val="24"/>
          </w:rPr>
          <w:t xml:space="preserve">, </w:t>
        </w:r>
        <w:proofErr w:type="gramEnd"/>
        <m:oMath>
          <m:r>
            <w:rPr>
              <w:rFonts w:ascii="Cambria Math" w:hAnsi="Cambria Math" w:cs="Times New Roman"/>
              <w:sz w:val="24"/>
              <w:szCs w:val="24"/>
            </w:rPr>
            <m:t>γ=-1</m:t>
          </m:r>
        </m:oMath>
        <w:r>
          <w:rPr>
            <w:rFonts w:ascii="Times New Roman" w:eastAsiaTheme="minorEastAsia" w:hAnsi="Times New Roman" w:cs="Times New Roman"/>
            <w:sz w:val="24"/>
            <w:szCs w:val="24"/>
          </w:rPr>
          <w:t xml:space="preserve">, and for scenarios 3 and 4, </w:t>
        </w:r>
        <m:oMath>
          <m:r>
            <w:rPr>
              <w:rFonts w:ascii="Cambria Math" w:hAnsi="Cambria Math" w:cs="Times New Roman"/>
              <w:sz w:val="24"/>
              <w:szCs w:val="24"/>
            </w:rPr>
            <m:t>γ=-6</m:t>
          </m:r>
        </m:oMath>
        <w:r>
          <w:rPr>
            <w:rFonts w:ascii="Times New Roman" w:eastAsiaTheme="minorEastAsia" w:hAnsi="Times New Roman" w:cs="Times New Roman"/>
            <w:sz w:val="24"/>
            <w:szCs w:val="24"/>
          </w:rPr>
          <w:t>.</w:t>
        </w:r>
      </w:ins>
    </w:p>
  </w:footnote>
  <w:footnote w:id="9">
    <w:p w14:paraId="018B3564" w14:textId="25CFBF82" w:rsidR="00BF4B7F" w:rsidRPr="00CE75C6" w:rsidDel="00535931" w:rsidRDefault="00BF4B7F" w:rsidP="00223FCE">
      <w:pPr>
        <w:pStyle w:val="FootnoteText"/>
        <w:rPr>
          <w:del w:id="303" w:author="Allen.Chen" w:date="2025-03-06T16:34:00Z"/>
          <w:rFonts w:ascii="Times New Roman" w:hAnsi="Times New Roman" w:cs="Times New Roman"/>
          <w:sz w:val="24"/>
          <w:szCs w:val="24"/>
        </w:rPr>
      </w:pPr>
      <w:del w:id="304" w:author="Allen.Chen" w:date="2025-03-06T16:34:00Z">
        <w:r w:rsidRPr="00CE75C6" w:rsidDel="00535931">
          <w:rPr>
            <w:rStyle w:val="FootnoteReference"/>
            <w:rFonts w:ascii="Times New Roman" w:hAnsi="Times New Roman" w:cs="Times New Roman"/>
            <w:sz w:val="24"/>
            <w:szCs w:val="24"/>
          </w:rPr>
          <w:footnoteRef/>
        </w:r>
        <w:r w:rsidRPr="00CE75C6" w:rsidDel="00535931">
          <w:rPr>
            <w:rFonts w:ascii="Times New Roman" w:hAnsi="Times New Roman" w:cs="Times New Roman"/>
            <w:sz w:val="24"/>
            <w:szCs w:val="24"/>
          </w:rPr>
          <w:delText xml:space="preserve"> </w:delText>
        </w:r>
        <w:r w:rsidRPr="00E454D1" w:rsidDel="00535931">
          <w:rPr>
            <w:rFonts w:ascii="Times New Roman" w:hAnsi="Times New Roman" w:cs="Times New Roman"/>
            <w:sz w:val="24"/>
            <w:szCs w:val="24"/>
          </w:rPr>
          <w:delText>Because the correction function uses probabilities of moving to a</w:delText>
        </w:r>
        <w:r w:rsidDel="00535931">
          <w:rPr>
            <w:rFonts w:ascii="Times New Roman" w:hAnsi="Times New Roman" w:cs="Times New Roman"/>
            <w:sz w:val="24"/>
            <w:szCs w:val="24"/>
          </w:rPr>
          <w:delText>n</w:delText>
        </w:r>
        <w:r w:rsidRPr="00E454D1" w:rsidDel="00535931">
          <w:rPr>
            <w:rFonts w:ascii="Times New Roman" w:hAnsi="Times New Roman" w:cs="Times New Roman"/>
            <w:sz w:val="24"/>
            <w:szCs w:val="24"/>
          </w:rPr>
          <w:delText xml:space="preserve"> </w:delText>
        </w:r>
        <w:r w:rsidDel="00535931">
          <w:rPr>
            <w:rFonts w:ascii="Times New Roman" w:hAnsi="Times New Roman" w:cs="Times New Roman"/>
            <w:sz w:val="24"/>
            <w:szCs w:val="24"/>
          </w:rPr>
          <w:delText>area</w:delText>
        </w:r>
        <w:r w:rsidRPr="00E454D1" w:rsidDel="00535931">
          <w:rPr>
            <w:rFonts w:ascii="Times New Roman" w:hAnsi="Times New Roman" w:cs="Times New Roman"/>
            <w:sz w:val="24"/>
            <w:szCs w:val="24"/>
          </w:rPr>
          <w:delText xml:space="preserve"> as covariates, variation in the types of vessels and different starting </w:delText>
        </w:r>
        <w:r w:rsidDel="00535931">
          <w:rPr>
            <w:rFonts w:ascii="Times New Roman" w:hAnsi="Times New Roman" w:cs="Times New Roman"/>
            <w:sz w:val="24"/>
            <w:szCs w:val="24"/>
          </w:rPr>
          <w:delText>area</w:delText>
        </w:r>
        <w:r w:rsidRPr="00E454D1" w:rsidDel="00535931">
          <w:rPr>
            <w:rFonts w:ascii="Times New Roman" w:hAnsi="Times New Roman" w:cs="Times New Roman"/>
            <w:sz w:val="24"/>
            <w:szCs w:val="24"/>
          </w:rPr>
          <w:delText xml:space="preserve">s is </w:delText>
        </w:r>
        <w:r w:rsidDel="00535931">
          <w:rPr>
            <w:rFonts w:ascii="Times New Roman" w:hAnsi="Times New Roman" w:cs="Times New Roman"/>
            <w:sz w:val="24"/>
            <w:szCs w:val="24"/>
          </w:rPr>
          <w:delText xml:space="preserve">also </w:delText>
        </w:r>
        <w:r w:rsidRPr="00E454D1" w:rsidDel="00535931">
          <w:rPr>
            <w:rFonts w:ascii="Times New Roman" w:hAnsi="Times New Roman" w:cs="Times New Roman"/>
            <w:sz w:val="24"/>
            <w:szCs w:val="24"/>
          </w:rPr>
          <w:delText xml:space="preserve">important to the performance of the correction. </w:delText>
        </w:r>
        <w:r w:rsidRPr="00CE75C6" w:rsidDel="00535931">
          <w:rPr>
            <w:rFonts w:ascii="Times New Roman" w:hAnsi="Times New Roman" w:cs="Times New Roman"/>
            <w:sz w:val="24"/>
            <w:szCs w:val="24"/>
          </w:rPr>
          <w:delText xml:space="preserve">For example the starting </w:delText>
        </w:r>
        <w:r w:rsidDel="00535931">
          <w:rPr>
            <w:rFonts w:ascii="Times New Roman" w:hAnsi="Times New Roman" w:cs="Times New Roman"/>
            <w:sz w:val="24"/>
            <w:szCs w:val="24"/>
          </w:rPr>
          <w:delText>area</w:delText>
        </w:r>
        <w:r w:rsidRPr="00CE75C6" w:rsidDel="00535931">
          <w:rPr>
            <w:rFonts w:ascii="Times New Roman" w:hAnsi="Times New Roman" w:cs="Times New Roman"/>
            <w:sz w:val="24"/>
            <w:szCs w:val="24"/>
          </w:rPr>
          <w:delText xml:space="preserve"> determines the distance to each area, and therefore the probability a vessel travels to each area, where we might expect greater distance to decrease the probability. </w:delText>
        </w:r>
      </w:del>
    </w:p>
  </w:footnote>
  <w:footnote w:id="10">
    <w:p w14:paraId="5D5C1388" w14:textId="213DB2DD" w:rsidR="00BF4B7F" w:rsidRPr="006477A2" w:rsidDel="00635E0D" w:rsidRDefault="00BF4B7F">
      <w:pPr>
        <w:pStyle w:val="FootnoteText"/>
        <w:rPr>
          <w:del w:id="321" w:author="Allen.Chen" w:date="2025-03-11T16:30:00Z"/>
          <w:rFonts w:ascii="Times New Roman" w:hAnsi="Times New Roman" w:cs="Times New Roman"/>
          <w:sz w:val="24"/>
          <w:szCs w:val="24"/>
        </w:rPr>
      </w:pPr>
      <w:del w:id="322" w:author="Allen.Chen" w:date="2025-03-11T16:30:00Z">
        <w:r w:rsidRPr="006477A2" w:rsidDel="00635E0D">
          <w:rPr>
            <w:rStyle w:val="FootnoteReference"/>
            <w:rFonts w:ascii="Times New Roman" w:hAnsi="Times New Roman" w:cs="Times New Roman"/>
            <w:sz w:val="24"/>
            <w:szCs w:val="24"/>
          </w:rPr>
          <w:footnoteRef/>
        </w:r>
        <w:r w:rsidRPr="006477A2" w:rsidDel="00635E0D">
          <w:rPr>
            <w:rFonts w:ascii="Times New Roman" w:hAnsi="Times New Roman" w:cs="Times New Roman"/>
            <w:sz w:val="24"/>
            <w:szCs w:val="24"/>
          </w:rPr>
          <w:delText xml:space="preserve"> F</w:delText>
        </w:r>
        <w:r w:rsidDel="00635E0D">
          <w:rPr>
            <w:rFonts w:ascii="Times New Roman" w:hAnsi="Times New Roman" w:cs="Times New Roman"/>
            <w:sz w:val="24"/>
            <w:szCs w:val="24"/>
          </w:rPr>
          <w:delText xml:space="preserve">or all scenarios </w:delText>
        </w:r>
        <m:oMath>
          <m:r>
            <w:rPr>
              <w:rFonts w:ascii="Cambria Math" w:hAnsi="Cambria Math" w:cs="Times New Roman"/>
              <w:sz w:val="24"/>
              <w:szCs w:val="24"/>
            </w:rPr>
            <m:t xml:space="preserve">α=3,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r>
            <w:rPr>
              <w:rFonts w:ascii="Cambria Math" w:hAnsi="Cambria Math" w:cs="Times New Roman"/>
              <w:sz w:val="24"/>
              <w:szCs w:val="24"/>
            </w:rPr>
            <m:t xml:space="preserve">=3,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s</m:t>
              </m:r>
            </m:sub>
          </m:sSub>
          <m:r>
            <w:rPr>
              <w:rFonts w:ascii="Cambria Math" w:hAnsi="Cambria Math" w:cs="Times New Roman"/>
              <w:sz w:val="24"/>
              <w:szCs w:val="24"/>
            </w:rPr>
            <m:t xml:space="preserve">=0,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j</m:t>
              </m:r>
            </m:sub>
          </m:sSub>
          <m:r>
            <w:rPr>
              <w:rFonts w:ascii="Cambria Math" w:hAnsi="Cambria Math" w:cs="Times New Roman"/>
              <w:sz w:val="24"/>
              <w:szCs w:val="24"/>
            </w:rPr>
            <m:t>=0,  X~Uniform</m:t>
          </m:r>
          <m:d>
            <m:dPr>
              <m:ctrlPr>
                <w:rPr>
                  <w:rFonts w:ascii="Cambria Math" w:hAnsi="Cambria Math" w:cs="Times New Roman"/>
                  <w:i/>
                  <w:sz w:val="24"/>
                  <w:szCs w:val="24"/>
                </w:rPr>
              </m:ctrlPr>
            </m:dPr>
            <m:e>
              <m:r>
                <w:rPr>
                  <w:rFonts w:ascii="Cambria Math" w:hAnsi="Cambria Math" w:cs="Times New Roman"/>
                  <w:sz w:val="24"/>
                  <w:szCs w:val="24"/>
                </w:rPr>
                <m:t>1,5</m:t>
              </m:r>
            </m:e>
          </m:d>
          <m:r>
            <w:rPr>
              <w:rFonts w:ascii="Cambria Math" w:hAnsi="Cambria Math" w:cs="Times New Roman"/>
              <w:sz w:val="24"/>
              <w:szCs w:val="24"/>
            </w:rPr>
            <m:t>,  Z~Uniform</m:t>
          </m:r>
          <m:d>
            <m:dPr>
              <m:ctrlPr>
                <w:rPr>
                  <w:rFonts w:ascii="Cambria Math" w:hAnsi="Cambria Math" w:cs="Times New Roman"/>
                  <w:i/>
                  <w:sz w:val="24"/>
                  <w:szCs w:val="24"/>
                </w:rPr>
              </m:ctrlPr>
            </m:dPr>
            <m:e>
              <m:r>
                <w:rPr>
                  <w:rFonts w:ascii="Cambria Math" w:hAnsi="Cambria Math" w:cs="Times New Roman"/>
                  <w:sz w:val="24"/>
                  <w:szCs w:val="24"/>
                </w:rPr>
                <m:t>1,10</m:t>
              </m:r>
            </m:e>
          </m:d>
          <m:r>
            <w:rPr>
              <w:rFonts w:ascii="Cambria Math" w:hAnsi="Cambria Math" w:cs="Times New Roman"/>
              <w:sz w:val="24"/>
              <w:szCs w:val="24"/>
            </w:rPr>
            <m:t>.</m:t>
          </m:r>
        </m:oMath>
        <w:r w:rsidDel="00635E0D">
          <w:rPr>
            <w:rFonts w:ascii="Times New Roman" w:eastAsiaTheme="minorEastAsia" w:hAnsi="Times New Roman" w:cs="Times New Roman"/>
            <w:sz w:val="24"/>
            <w:szCs w:val="24"/>
          </w:rPr>
          <w:delText xml:space="preserve"> For scenarios 1 and 2, </w:delText>
        </w:r>
        <m:oMath>
          <m:r>
            <w:rPr>
              <w:rFonts w:ascii="Cambria Math" w:hAnsi="Cambria Math" w:cs="Times New Roman"/>
              <w:sz w:val="24"/>
              <w:szCs w:val="24"/>
            </w:rPr>
            <m:t>γ=-1</m:t>
          </m:r>
        </m:oMath>
        <w:r w:rsidDel="00635E0D">
          <w:rPr>
            <w:rFonts w:ascii="Times New Roman" w:eastAsiaTheme="minorEastAsia" w:hAnsi="Times New Roman" w:cs="Times New Roman"/>
            <w:sz w:val="24"/>
            <w:szCs w:val="24"/>
          </w:rPr>
          <w:delText xml:space="preserve">, and for scenarios 3 and 4, </w:delText>
        </w:r>
        <m:oMath>
          <m:r>
            <w:rPr>
              <w:rFonts w:ascii="Cambria Math" w:hAnsi="Cambria Math" w:cs="Times New Roman"/>
              <w:sz w:val="24"/>
              <w:szCs w:val="24"/>
            </w:rPr>
            <m:t>γ=-6</m:t>
          </m:r>
        </m:oMath>
        <w:r w:rsidDel="00635E0D">
          <w:rPr>
            <w:rFonts w:ascii="Times New Roman" w:eastAsiaTheme="minorEastAsia" w:hAnsi="Times New Roman" w:cs="Times New Roman"/>
            <w:sz w:val="24"/>
            <w:szCs w:val="24"/>
          </w:rPr>
          <w:delText>.</w:delText>
        </w:r>
      </w:del>
    </w:p>
  </w:footnote>
  <w:footnote w:id="11">
    <w:p w14:paraId="48154B87" w14:textId="5507B83D" w:rsidR="00BF4B7F" w:rsidRPr="004674A3" w:rsidDel="00E0082B" w:rsidRDefault="00BF4B7F">
      <w:pPr>
        <w:pStyle w:val="FootnoteText"/>
        <w:rPr>
          <w:del w:id="411" w:author="Allen.Chen" w:date="2025-03-06T16:50:00Z"/>
          <w:rFonts w:ascii="Times New Roman" w:hAnsi="Times New Roman" w:cs="Times New Roman"/>
          <w:sz w:val="24"/>
          <w:szCs w:val="24"/>
        </w:rPr>
      </w:pPr>
      <w:del w:id="412" w:author="Allen.Chen" w:date="2025-03-06T16:50:00Z">
        <w:r w:rsidRPr="004674A3" w:rsidDel="00E0082B">
          <w:rPr>
            <w:rStyle w:val="FootnoteReference"/>
            <w:rFonts w:ascii="Times New Roman" w:hAnsi="Times New Roman" w:cs="Times New Roman"/>
            <w:sz w:val="24"/>
            <w:szCs w:val="24"/>
          </w:rPr>
          <w:footnoteRef/>
        </w:r>
        <w:r w:rsidRPr="004674A3" w:rsidDel="00E0082B">
          <w:rPr>
            <w:rFonts w:ascii="Times New Roman" w:hAnsi="Times New Roman" w:cs="Times New Roman"/>
            <w:sz w:val="24"/>
            <w:szCs w:val="24"/>
          </w:rPr>
          <w:delText xml:space="preserve"> To be just identified there needs to be a number of observations equal to the number of location-specific parameters, equal to the number of covariates in </w:delTex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oMath>
        <w:r w:rsidRPr="004674A3" w:rsidDel="00E0082B">
          <w:rPr>
            <w:rFonts w:ascii="Times New Roman" w:hAnsi="Times New Roman" w:cs="Times New Roman"/>
            <w:sz w:val="24"/>
            <w:szCs w:val="24"/>
          </w:rPr>
          <w:delText xml:space="preserve"> and the number of parameters in the polynomial approximation. However, in practice, </w:delText>
        </w:r>
        <w:r w:rsidDel="00E0082B">
          <w:rPr>
            <w:rFonts w:ascii="Times New Roman" w:hAnsi="Times New Roman" w:cs="Times New Roman"/>
            <w:sz w:val="24"/>
            <w:szCs w:val="24"/>
          </w:rPr>
          <w:delText xml:space="preserve">a larger sample is required for good performance </w:delText>
        </w:r>
        <w:r w:rsidRPr="004674A3" w:rsidDel="00E0082B">
          <w:rPr>
            <w:rFonts w:ascii="Times New Roman" w:hAnsi="Times New Roman" w:cs="Times New Roman"/>
            <w:sz w:val="24"/>
            <w:szCs w:val="24"/>
          </w:rPr>
          <w:delText>because the correction relies on a good amount of variation in the probabilities used in the correction functions.</w:delText>
        </w:r>
      </w:del>
    </w:p>
  </w:footnote>
  <w:footnote w:id="12">
    <w:p w14:paraId="3ED78E42" w14:textId="4368E964" w:rsidR="00BF4B7F" w:rsidRPr="0074116F" w:rsidDel="00D46A87" w:rsidRDefault="00BF4B7F">
      <w:pPr>
        <w:pStyle w:val="FootnoteText"/>
        <w:rPr>
          <w:del w:id="432" w:author="Allen.Chen" w:date="2025-03-06T16:55:00Z"/>
          <w:rFonts w:ascii="Times New Roman" w:hAnsi="Times New Roman" w:cs="Times New Roman"/>
          <w:sz w:val="24"/>
          <w:szCs w:val="24"/>
        </w:rPr>
      </w:pPr>
      <w:del w:id="433" w:author="Allen.Chen" w:date="2025-03-06T16:55:00Z">
        <w:r w:rsidRPr="0074116F" w:rsidDel="00D46A87">
          <w:rPr>
            <w:rStyle w:val="FootnoteReference"/>
            <w:rFonts w:ascii="Times New Roman" w:hAnsi="Times New Roman" w:cs="Times New Roman"/>
            <w:sz w:val="24"/>
            <w:szCs w:val="24"/>
          </w:rPr>
          <w:footnoteRef/>
        </w:r>
        <w:r w:rsidRPr="0074116F" w:rsidDel="00D46A87">
          <w:rPr>
            <w:rFonts w:ascii="Times New Roman" w:hAnsi="Times New Roman" w:cs="Times New Roman"/>
            <w:sz w:val="24"/>
            <w:szCs w:val="24"/>
          </w:rPr>
          <w:delText xml:space="preserve"> Note that parameters </w:delText>
        </w:r>
        <m:oMath>
          <m:r>
            <w:rPr>
              <w:rFonts w:ascii="Cambria Math" w:eastAsiaTheme="minorEastAsia" w:hAnsi="Cambria Math" w:cs="Times New Roman"/>
              <w:sz w:val="24"/>
              <w:szCs w:val="24"/>
            </w:rPr>
            <m:t>α</m:t>
          </m:r>
        </m:oMath>
        <w:r w:rsidRPr="0074116F" w:rsidDel="00D46A87">
          <w:rPr>
            <w:rFonts w:ascii="Times New Roman" w:eastAsiaTheme="minorEastAsia" w:hAnsi="Times New Roman" w:cs="Times New Roman"/>
            <w:sz w:val="24"/>
            <w:szCs w:val="24"/>
          </w:rPr>
          <w:delText xml:space="preserve"> and </w:delText>
        </w:r>
        <m:oMath>
          <m:r>
            <w:rPr>
              <w:rFonts w:ascii="Cambria Math" w:eastAsiaTheme="minorEastAsia" w:hAnsi="Cambria Math" w:cs="Times New Roman"/>
              <w:sz w:val="24"/>
              <w:szCs w:val="24"/>
            </w:rPr>
            <m:t>γ</m:t>
          </m:r>
        </m:oMath>
        <w:r w:rsidRPr="0074116F" w:rsidDel="00D46A87">
          <w:rPr>
            <w:rFonts w:ascii="Times New Roman" w:eastAsiaTheme="minorEastAsia" w:hAnsi="Times New Roman" w:cs="Times New Roman"/>
            <w:sz w:val="24"/>
            <w:szCs w:val="24"/>
          </w:rPr>
          <w:delText xml:space="preserve"> are only identified up to a scale parameter </w:delTex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scale</m:t>
              </m:r>
            </m:sub>
          </m:sSub>
        </m:oMath>
        <w:r w:rsidRPr="0074116F" w:rsidDel="00D46A87">
          <w:rPr>
            <w:rFonts w:ascii="Times New Roman" w:eastAsiaTheme="minorEastAsia" w:hAnsi="Times New Roman" w:cs="Times New Roman"/>
            <w:sz w:val="24"/>
            <w:szCs w:val="24"/>
          </w:rPr>
          <w:delText xml:space="preserve">; that is, we can identify the extent fishers value catch relative to distance </w:delText>
        </w:r>
        <m:oMath>
          <m:r>
            <w:rPr>
              <w:rFonts w:ascii="Cambria Math" w:eastAsiaTheme="minorEastAsia" w:hAnsi="Cambria Math" w:cs="Times New Roman"/>
              <w:sz w:val="24"/>
              <w:szCs w:val="24"/>
            </w:rPr>
            <m:t>α/γ</m:t>
          </m:r>
        </m:oMath>
        <w:r w:rsidRPr="0074116F" w:rsidDel="00D46A87">
          <w:rPr>
            <w:rFonts w:ascii="Times New Roman" w:eastAsiaTheme="minorEastAsia" w:hAnsi="Times New Roman" w:cs="Times New Roman"/>
            <w:sz w:val="24"/>
            <w:szCs w:val="24"/>
          </w:rPr>
          <w:delText>, for example, but not their absolute values</w:delText>
        </w:r>
        <w:r w:rsidDel="00D46A87">
          <w:rPr>
            <w:rFonts w:ascii="Times New Roman" w:eastAsiaTheme="minorEastAsia" w:hAnsi="Times New Roman" w:cs="Times New Roman"/>
            <w:sz w:val="24"/>
            <w:szCs w:val="24"/>
          </w:rPr>
          <w:delText xml:space="preserve"> (McFadden 1974)</w:delText>
        </w:r>
        <w:r w:rsidRPr="0074116F" w:rsidDel="00D46A87">
          <w:rPr>
            <w:rFonts w:ascii="Times New Roman" w:eastAsiaTheme="minorEastAsia" w:hAnsi="Times New Roman" w:cs="Times New Roman"/>
            <w:sz w:val="24"/>
            <w:szCs w:val="24"/>
          </w:rPr>
          <w:delText>.</w:delText>
        </w:r>
      </w:del>
    </w:p>
  </w:footnote>
  <w:footnote w:id="13">
    <w:p w14:paraId="18FDFF64" w14:textId="04DDF9AE" w:rsidR="00BF4B7F" w:rsidRPr="00F40ADA" w:rsidDel="005C3EC5" w:rsidRDefault="00BF4B7F" w:rsidP="00F029B7">
      <w:pPr>
        <w:pStyle w:val="NoSpacing"/>
        <w:rPr>
          <w:del w:id="441" w:author="Allen.Chen" w:date="2025-03-06T17:14:00Z"/>
          <w:rFonts w:ascii="Times New Roman" w:hAnsi="Times New Roman" w:cs="Times New Roman"/>
          <w:sz w:val="24"/>
          <w:szCs w:val="24"/>
        </w:rPr>
      </w:pPr>
      <w:del w:id="442" w:author="Allen.Chen" w:date="2025-03-06T17:14:00Z">
        <w:r w:rsidRPr="00F40ADA" w:rsidDel="005C3EC5">
          <w:rPr>
            <w:rStyle w:val="FootnoteReference"/>
            <w:rFonts w:ascii="Times New Roman" w:hAnsi="Times New Roman" w:cs="Times New Roman"/>
            <w:sz w:val="24"/>
            <w:szCs w:val="24"/>
          </w:rPr>
          <w:footnoteRef/>
        </w:r>
        <w:r w:rsidRPr="00F40ADA" w:rsidDel="005C3EC5">
          <w:rPr>
            <w:rFonts w:ascii="Times New Roman" w:hAnsi="Times New Roman" w:cs="Times New Roman"/>
            <w:sz w:val="24"/>
            <w:szCs w:val="24"/>
          </w:rPr>
          <w:delText xml:space="preserve"> Recall that fisher’s private information is known to them such that </w:delText>
        </w:r>
        <w:r w:rsidDel="005C3EC5">
          <w:rPr>
            <w:rFonts w:ascii="Times New Roman" w:hAnsi="Times New Roman" w:cs="Times New Roman"/>
            <w:sz w:val="24"/>
            <w:szCs w:val="24"/>
          </w:rPr>
          <w:delText>conditional on their information set</w:delTex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oMath>
        <w:r w:rsidDel="005C3EC5">
          <w:rPr>
            <w:rFonts w:ascii="Times New Roman" w:eastAsiaTheme="minorEastAsia" w:hAnsi="Times New Roman" w:cs="Times New Roman"/>
            <w:sz w:val="24"/>
            <w:szCs w:val="24"/>
          </w:rPr>
          <w:delText>,</w:delText>
        </w:r>
        <w:r w:rsidDel="005C3EC5">
          <w:rPr>
            <w:rFonts w:ascii="Times New Roman" w:hAnsi="Times New Roman" w:cs="Times New Roman"/>
            <w:sz w:val="24"/>
            <w:szCs w:val="24"/>
          </w:rPr>
          <w:delText xml:space="preserve"> </w:delText>
        </w:r>
        <m:oMath>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ij</m:t>
              </m:r>
            </m:sub>
            <m:sup>
              <m:r>
                <w:rPr>
                  <w:rFonts w:ascii="Cambria Math" w:hAnsi="Cambria Math" w:cs="Times New Roman"/>
                  <w:sz w:val="24"/>
                  <w:szCs w:val="24"/>
                </w:rPr>
                <m:t>f</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ij</m:t>
              </m:r>
            </m:sub>
            <m:sup>
              <m:r>
                <w:rPr>
                  <w:rFonts w:ascii="Cambria Math" w:hAnsi="Cambria Math" w:cs="Times New Roman"/>
                  <w:sz w:val="24"/>
                  <w:szCs w:val="24"/>
                </w:rPr>
                <m:t>f</m:t>
              </m:r>
            </m:sup>
          </m:sSubSup>
        </m:oMath>
        <w:r w:rsidRPr="00F40ADA" w:rsidDel="005C3EC5">
          <w:rPr>
            <w:rFonts w:ascii="Times New Roman" w:hAnsi="Times New Roman" w:cs="Times New Roman"/>
            <w:sz w:val="24"/>
            <w:szCs w:val="24"/>
          </w:rPr>
          <w:delText>, while for the unknown portion</w:delText>
        </w:r>
        <m:oMath>
          <m:r>
            <w:rPr>
              <w:rFonts w:ascii="Cambria Math" w:hAnsi="Cambria Math" w:cs="Times New Roman"/>
              <w:sz w:val="24"/>
              <w:szCs w:val="24"/>
            </w:rPr>
            <m:t xml:space="preserve"> E[</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ij</m:t>
              </m:r>
            </m:sub>
            <m:sup>
              <m:r>
                <w:rPr>
                  <w:rFonts w:ascii="Cambria Math" w:hAnsi="Cambria Math" w:cs="Times New Roman"/>
                  <w:sz w:val="24"/>
                  <w:szCs w:val="24"/>
                </w:rPr>
                <m:t>s</m:t>
              </m:r>
            </m:sup>
          </m:sSubSup>
          <m:r>
            <w:rPr>
              <w:rFonts w:ascii="Cambria Math" w:hAnsi="Cambria Math" w:cs="Times New Roman"/>
              <w:sz w:val="24"/>
              <w:szCs w:val="24"/>
            </w:rPr>
            <m:t>]=0</m:t>
          </m:r>
        </m:oMath>
        <w:r w:rsidRPr="00F40ADA" w:rsidDel="005C3EC5">
          <w:rPr>
            <w:rFonts w:ascii="Times New Roman" w:hAnsi="Times New Roman" w:cs="Times New Roman"/>
            <w:sz w:val="24"/>
            <w:szCs w:val="24"/>
          </w:rPr>
          <w:delText>, the mean of the random variable.</w:delText>
        </w:r>
      </w:del>
    </w:p>
  </w:footnote>
  <w:footnote w:id="14">
    <w:p w14:paraId="633B6695" w14:textId="77777777" w:rsidR="00BF4B7F" w:rsidRPr="00FB784A" w:rsidDel="00D46A87" w:rsidRDefault="00BF4B7F" w:rsidP="00F029B7">
      <w:pPr>
        <w:pStyle w:val="NoSpacing"/>
        <w:rPr>
          <w:del w:id="444" w:author="Allen.Chen" w:date="2025-03-06T17:02:00Z"/>
        </w:rPr>
      </w:pPr>
      <w:del w:id="445" w:author="Allen.Chen" w:date="2025-03-06T17:02:00Z">
        <w:r w:rsidRPr="00F40ADA" w:rsidDel="00D46A87">
          <w:rPr>
            <w:rStyle w:val="FootnoteReference"/>
            <w:rFonts w:ascii="Times New Roman" w:hAnsi="Times New Roman" w:cs="Times New Roman"/>
            <w:sz w:val="24"/>
            <w:szCs w:val="24"/>
          </w:rPr>
          <w:footnoteRef/>
        </w:r>
        <w:r w:rsidRPr="00F40ADA" w:rsidDel="00D46A87">
          <w:rPr>
            <w:rFonts w:ascii="Times New Roman" w:hAnsi="Times New Roman" w:cs="Times New Roman"/>
            <w:sz w:val="24"/>
            <w:szCs w:val="24"/>
          </w:rPr>
          <w:delText xml:space="preserve"> Conversely if the fisher desires to avoid bycatch, for example, the opposite intuition would hold true.</w:delText>
        </w:r>
      </w:del>
    </w:p>
  </w:footnote>
  <w:footnote w:id="15">
    <w:p w14:paraId="495B9C5D" w14:textId="28951BA4" w:rsidR="00BF4B7F" w:rsidRPr="00EF0578" w:rsidDel="00D46A87" w:rsidRDefault="00BF4B7F">
      <w:pPr>
        <w:pStyle w:val="FootnoteText"/>
        <w:rPr>
          <w:del w:id="451" w:author="Allen.Chen" w:date="2025-03-06T17:02:00Z"/>
          <w:rFonts w:ascii="Times New Roman" w:hAnsi="Times New Roman" w:cs="Times New Roman"/>
          <w:sz w:val="24"/>
          <w:szCs w:val="24"/>
        </w:rPr>
      </w:pPr>
      <w:del w:id="452" w:author="Allen.Chen" w:date="2025-03-06T17:02:00Z">
        <w:r w:rsidRPr="00EF0578" w:rsidDel="00D46A87">
          <w:rPr>
            <w:rStyle w:val="FootnoteReference"/>
            <w:rFonts w:ascii="Times New Roman" w:hAnsi="Times New Roman" w:cs="Times New Roman"/>
            <w:sz w:val="24"/>
            <w:szCs w:val="24"/>
          </w:rPr>
          <w:footnoteRef/>
        </w:r>
        <w:r w:rsidRPr="00EF0578" w:rsidDel="00D46A87">
          <w:rPr>
            <w:rFonts w:ascii="Times New Roman" w:hAnsi="Times New Roman" w:cs="Times New Roman"/>
            <w:sz w:val="24"/>
            <w:szCs w:val="24"/>
          </w:rPr>
          <w:delText xml:space="preserve"> Scientific surveys usually follow some semi-deterministic sampling plan, but with a design to avoid statistical bias.</w:delText>
        </w:r>
      </w:del>
    </w:p>
  </w:footnote>
  <w:footnote w:id="16">
    <w:p w14:paraId="62582603" w14:textId="6950D6EF" w:rsidR="00BF4B7F" w:rsidRPr="003A36FF" w:rsidDel="005C3EC5" w:rsidRDefault="00BF4B7F">
      <w:pPr>
        <w:pStyle w:val="FootnoteText"/>
        <w:rPr>
          <w:del w:id="497" w:author="Allen.Chen" w:date="2025-03-06T17:15:00Z"/>
          <w:rFonts w:ascii="Times New Roman" w:hAnsi="Times New Roman" w:cs="Times New Roman"/>
          <w:sz w:val="24"/>
          <w:szCs w:val="24"/>
        </w:rPr>
      </w:pPr>
      <w:del w:id="498" w:author="Allen.Chen" w:date="2025-03-06T17:15:00Z">
        <w:r w:rsidRPr="003A36FF" w:rsidDel="005C3EC5">
          <w:rPr>
            <w:rStyle w:val="FootnoteReference"/>
            <w:rFonts w:ascii="Times New Roman" w:hAnsi="Times New Roman" w:cs="Times New Roman"/>
            <w:sz w:val="24"/>
            <w:szCs w:val="24"/>
          </w:rPr>
          <w:footnoteRef/>
        </w:r>
        <w:r w:rsidRPr="003A36FF" w:rsidDel="005C3EC5">
          <w:rPr>
            <w:rFonts w:ascii="Times New Roman" w:hAnsi="Times New Roman" w:cs="Times New Roman"/>
            <w:sz w:val="24"/>
            <w:szCs w:val="24"/>
          </w:rPr>
          <w:delText xml:space="preserve"> Notably, while simulations in Chen et al. (2023) showed significant differences in</w:delText>
        </w:r>
        <w:r w:rsidDel="005C3EC5">
          <w:rPr>
            <w:rFonts w:ascii="Times New Roman" w:hAnsi="Times New Roman" w:cs="Times New Roman"/>
            <w:sz w:val="24"/>
            <w:szCs w:val="24"/>
          </w:rPr>
          <w:delText xml:space="preserve"> the estimation of</w:delText>
        </w:r>
        <w:r w:rsidRPr="003A36FF" w:rsidDel="005C3EC5">
          <w:rPr>
            <w:rFonts w:ascii="Times New Roman" w:hAnsi="Times New Roman" w:cs="Times New Roman"/>
            <w:sz w:val="24"/>
            <w:szCs w:val="24"/>
          </w:rPr>
          <w:delText xml:space="preserve"> fisher preference parameters, estimates of the catch parameters were somewhat similar. </w:delText>
        </w:r>
        <w:r w:rsidDel="005C3EC5">
          <w:rPr>
            <w:rFonts w:ascii="Times New Roman" w:hAnsi="Times New Roman" w:cs="Times New Roman"/>
            <w:sz w:val="24"/>
            <w:szCs w:val="24"/>
          </w:rPr>
          <w:delText>A two-stage approach with cell probabilities may also be more computationally efficient.</w:delText>
        </w:r>
      </w:del>
    </w:p>
  </w:footnote>
  <w:footnote w:id="17">
    <w:p w14:paraId="5C0E1A78" w14:textId="43F21BAE" w:rsidR="00BF4B7F" w:rsidRPr="005136E4" w:rsidDel="005C3EC5" w:rsidRDefault="00BF4B7F">
      <w:pPr>
        <w:pStyle w:val="FootnoteText"/>
        <w:rPr>
          <w:del w:id="503" w:author="Allen.Chen" w:date="2025-03-06T17:16:00Z"/>
          <w:rFonts w:ascii="Times New Roman" w:hAnsi="Times New Roman" w:cs="Times New Roman"/>
          <w:sz w:val="24"/>
          <w:szCs w:val="24"/>
        </w:rPr>
      </w:pPr>
      <w:del w:id="504" w:author="Allen.Chen" w:date="2025-03-06T17:16:00Z">
        <w:r w:rsidRPr="005136E4" w:rsidDel="005C3EC5">
          <w:rPr>
            <w:rStyle w:val="FootnoteReference"/>
            <w:rFonts w:ascii="Times New Roman" w:hAnsi="Times New Roman" w:cs="Times New Roman"/>
            <w:sz w:val="24"/>
            <w:szCs w:val="24"/>
          </w:rPr>
          <w:footnoteRef/>
        </w:r>
        <w:r w:rsidRPr="005136E4" w:rsidDel="005C3EC5">
          <w:rPr>
            <w:rFonts w:ascii="Times New Roman" w:hAnsi="Times New Roman" w:cs="Times New Roman"/>
            <w:sz w:val="24"/>
            <w:szCs w:val="24"/>
          </w:rPr>
          <w:delText xml:space="preserve"> Dahl (2002) also notes that the estimation method performs well under a variety of distributional assumptions for the error terms in the “catch” equation.</w:delText>
        </w:r>
      </w:del>
    </w:p>
  </w:footnote>
  <w:footnote w:id="18">
    <w:p w14:paraId="7A14FDA9" w14:textId="0197F207" w:rsidR="00BF4B7F" w:rsidRPr="00111743" w:rsidDel="00527CC3" w:rsidRDefault="00BF4B7F">
      <w:pPr>
        <w:pStyle w:val="FootnoteText"/>
        <w:rPr>
          <w:del w:id="509" w:author="Allen.Chen" w:date="2025-03-06T17:17:00Z"/>
          <w:rFonts w:ascii="Times New Roman" w:hAnsi="Times New Roman" w:cs="Times New Roman"/>
          <w:sz w:val="24"/>
          <w:szCs w:val="24"/>
        </w:rPr>
      </w:pPr>
      <w:del w:id="510" w:author="Allen.Chen" w:date="2025-03-06T17:17:00Z">
        <w:r w:rsidRPr="00111743" w:rsidDel="00527CC3">
          <w:rPr>
            <w:rStyle w:val="FootnoteReference"/>
            <w:rFonts w:ascii="Times New Roman" w:hAnsi="Times New Roman" w:cs="Times New Roman"/>
            <w:sz w:val="24"/>
            <w:szCs w:val="24"/>
          </w:rPr>
          <w:footnoteRef/>
        </w:r>
        <w:r w:rsidRPr="00111743" w:rsidDel="00527CC3">
          <w:rPr>
            <w:rFonts w:ascii="Times New Roman" w:hAnsi="Times New Roman" w:cs="Times New Roman"/>
            <w:sz w:val="24"/>
            <w:szCs w:val="24"/>
          </w:rPr>
          <w:delText xml:space="preserve"> Note that a constant </w:delTex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j</m:t>
              </m:r>
            </m:sub>
          </m:sSub>
        </m:oMath>
        <w:r w:rsidRPr="00111743" w:rsidDel="00527CC3">
          <w:rPr>
            <w:rFonts w:ascii="Times New Roman" w:eastAsiaTheme="minorEastAsia" w:hAnsi="Times New Roman" w:cs="Times New Roman"/>
            <w:sz w:val="24"/>
            <w:szCs w:val="24"/>
          </w:rPr>
          <w:delText xml:space="preserve"> appears in both the catch equation and the polynomial correction.</w:delText>
        </w:r>
        <w:r w:rsidDel="00527CC3">
          <w:rPr>
            <w:rFonts w:ascii="Times New Roman" w:eastAsiaTheme="minorEastAsia" w:hAnsi="Times New Roman" w:cs="Times New Roman"/>
            <w:sz w:val="24"/>
            <w:szCs w:val="24"/>
          </w:rPr>
          <w:delText xml:space="preserve"> The specific kernel function we use is equal to</w:delText>
        </w:r>
        <m:oMath>
          <m:r>
            <w:rPr>
              <w:rFonts w:ascii="Cambria Math" w:eastAsiaTheme="minorEastAsia" w:hAnsi="Cambria Math" w:cs="Times New Roman"/>
              <w:sz w:val="24"/>
              <w:szCs w:val="24"/>
            </w:rPr>
            <m:t xml:space="preserve"> </m:t>
          </m:r>
          <m:r>
            <w:rPr>
              <w:rFonts w:ascii="Cambria Math" w:eastAsiaTheme="minorEastAsia" w:hAnsi="Cambria Math"/>
            </w:rPr>
            <m:t>1-</m:t>
          </m:r>
          <m:r>
            <m:rPr>
              <m:sty m:val="p"/>
            </m:rPr>
            <w:rPr>
              <w:rFonts w:ascii="Cambria Math" w:eastAsiaTheme="minorEastAsia" w:hAnsi="Cambria Math"/>
            </w:rPr>
            <m:t>exp⁡</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itjk</m:t>
                  </m:r>
                </m:sub>
              </m:sSub>
              <m:ctrlPr>
                <w:rPr>
                  <w:rFonts w:ascii="Cambria Math" w:eastAsiaTheme="minorEastAsia" w:hAnsi="Cambria Math"/>
                  <w:i/>
                </w:rPr>
              </m:ctrlPr>
            </m:num>
            <m:den>
              <m:r>
                <w:rPr>
                  <w:rFonts w:ascii="Cambria Math" w:eastAsiaTheme="minorEastAsia" w:hAnsi="Cambria Math"/>
                </w:rPr>
                <m:t>bw</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itjk</m:t>
                  </m:r>
                </m:sub>
              </m:sSub>
            </m:den>
          </m:f>
          <m:r>
            <m:rPr>
              <m:sty m:val="p"/>
            </m:rPr>
            <w:rPr>
              <w:rFonts w:ascii="Cambria Math" w:eastAsiaTheme="minorEastAsia" w:hAnsi="Cambria Math"/>
            </w:rPr>
            <m:t>)</m:t>
          </m:r>
        </m:oMath>
        <w:r w:rsidDel="00527CC3">
          <w:rPr>
            <w:rFonts w:ascii="Times New Roman" w:eastAsiaTheme="minorEastAsia" w:hAnsi="Times New Roman" w:cs="Times New Roman"/>
            <w:sz w:val="24"/>
            <w:szCs w:val="24"/>
          </w:rPr>
          <w:delText>, but note this is discretionary and chosen by the analyst.</w:delText>
        </w:r>
      </w:del>
    </w:p>
  </w:footnote>
  <w:footnote w:id="19">
    <w:p w14:paraId="3EDB165F" w14:textId="77777777" w:rsidR="00BF4B7F" w:rsidRPr="00464EEE" w:rsidDel="00AE241C" w:rsidRDefault="00BF4B7F" w:rsidP="00464EEE">
      <w:pPr>
        <w:pStyle w:val="FootnoteText"/>
        <w:rPr>
          <w:del w:id="520" w:author="Allen.Chen" w:date="2025-03-06T17:35:00Z"/>
          <w:rFonts w:ascii="Times New Roman" w:hAnsi="Times New Roman" w:cs="Times New Roman"/>
          <w:sz w:val="24"/>
          <w:szCs w:val="24"/>
        </w:rPr>
      </w:pPr>
      <w:del w:id="521" w:author="Allen.Chen" w:date="2025-03-06T17:35:00Z">
        <w:r w:rsidRPr="00464EEE" w:rsidDel="00AE241C">
          <w:rPr>
            <w:rStyle w:val="FootnoteReference"/>
            <w:rFonts w:ascii="Times New Roman" w:hAnsi="Times New Roman" w:cs="Times New Roman"/>
            <w:sz w:val="24"/>
            <w:szCs w:val="24"/>
          </w:rPr>
          <w:footnoteRef/>
        </w:r>
        <w:r w:rsidRPr="00464EEE" w:rsidDel="00AE241C">
          <w:rPr>
            <w:rFonts w:ascii="Times New Roman" w:hAnsi="Times New Roman" w:cs="Times New Roman"/>
            <w:sz w:val="24"/>
            <w:szCs w:val="24"/>
          </w:rPr>
          <w:delText xml:space="preserve"> Length composition samples are collected every ten years starting in year 26, and every four years starting year 60.</w:delText>
        </w:r>
      </w:del>
    </w:p>
  </w:footnote>
  <w:footnote w:id="20">
    <w:p w14:paraId="3FB29404" w14:textId="383D7858" w:rsidR="00BF4B7F" w:rsidRPr="00464EEE" w:rsidDel="00AE241C" w:rsidRDefault="00BF4B7F">
      <w:pPr>
        <w:pStyle w:val="FootnoteText"/>
        <w:rPr>
          <w:del w:id="524" w:author="Allen.Chen" w:date="2025-03-06T17:35:00Z"/>
          <w:rFonts w:ascii="Times New Roman" w:hAnsi="Times New Roman" w:cs="Times New Roman"/>
          <w:sz w:val="24"/>
          <w:szCs w:val="24"/>
        </w:rPr>
      </w:pPr>
      <w:del w:id="525" w:author="Allen.Chen" w:date="2025-03-06T17:35:00Z">
        <w:r w:rsidRPr="00464EEE" w:rsidDel="00AE241C">
          <w:rPr>
            <w:rStyle w:val="FootnoteReference"/>
            <w:rFonts w:ascii="Times New Roman" w:hAnsi="Times New Roman" w:cs="Times New Roman"/>
            <w:sz w:val="24"/>
            <w:szCs w:val="24"/>
          </w:rPr>
          <w:footnoteRef/>
        </w:r>
        <w:r w:rsidRPr="00464EEE" w:rsidDel="00AE241C">
          <w:rPr>
            <w:rFonts w:ascii="Times New Roman" w:hAnsi="Times New Roman" w:cs="Times New Roman"/>
            <w:sz w:val="24"/>
            <w:szCs w:val="24"/>
          </w:rPr>
          <w:delText xml:space="preserve"> While fishing occurs starting in year 62, our “observer coverage” does not start until year 88.</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B577F" w14:textId="6AB87344" w:rsidR="00BF4B7F" w:rsidRDefault="00BF4B7F">
    <w:pPr>
      <w:pStyle w:val="Header"/>
    </w:pPr>
    <w:r>
      <w:t>DRAFT – PLEASE DO NOT CIRCULATE OR CITE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A4A98"/>
    <w:multiLevelType w:val="hybridMultilevel"/>
    <w:tmpl w:val="1ABCF11C"/>
    <w:lvl w:ilvl="0" w:tplc="45A648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F4B33"/>
    <w:multiLevelType w:val="hybridMultilevel"/>
    <w:tmpl w:val="5E30A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25F0"/>
    <w:multiLevelType w:val="hybridMultilevel"/>
    <w:tmpl w:val="329276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00425"/>
    <w:multiLevelType w:val="hybridMultilevel"/>
    <w:tmpl w:val="20723480"/>
    <w:lvl w:ilvl="0" w:tplc="744284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76E56"/>
    <w:multiLevelType w:val="hybridMultilevel"/>
    <w:tmpl w:val="4CB63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17B2D"/>
    <w:multiLevelType w:val="hybridMultilevel"/>
    <w:tmpl w:val="E782F9F4"/>
    <w:lvl w:ilvl="0" w:tplc="F77CFBBC">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E2501EF"/>
    <w:multiLevelType w:val="hybridMultilevel"/>
    <w:tmpl w:val="A9CCA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D44D9C"/>
    <w:multiLevelType w:val="hybridMultilevel"/>
    <w:tmpl w:val="4D9E3EB4"/>
    <w:lvl w:ilvl="0" w:tplc="91E6BAD6">
      <w:start w:val="2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6184A"/>
    <w:multiLevelType w:val="hybridMultilevel"/>
    <w:tmpl w:val="3C76E486"/>
    <w:lvl w:ilvl="0" w:tplc="A9862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D8F1F74"/>
    <w:multiLevelType w:val="hybridMultilevel"/>
    <w:tmpl w:val="D28CF166"/>
    <w:lvl w:ilvl="0" w:tplc="1F68575C">
      <w:start w:val="38"/>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177A41"/>
    <w:multiLevelType w:val="hybridMultilevel"/>
    <w:tmpl w:val="A9CCA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D56735"/>
    <w:multiLevelType w:val="hybridMultilevel"/>
    <w:tmpl w:val="007AB138"/>
    <w:lvl w:ilvl="0" w:tplc="8A8CA5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4B7121"/>
    <w:multiLevelType w:val="hybridMultilevel"/>
    <w:tmpl w:val="4AB0982C"/>
    <w:lvl w:ilvl="0" w:tplc="3FD671FC">
      <w:start w:val="38"/>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4"/>
  </w:num>
  <w:num w:numId="4">
    <w:abstractNumId w:val="2"/>
  </w:num>
  <w:num w:numId="5">
    <w:abstractNumId w:val="9"/>
  </w:num>
  <w:num w:numId="6">
    <w:abstractNumId w:val="12"/>
  </w:num>
  <w:num w:numId="7">
    <w:abstractNumId w:val="11"/>
  </w:num>
  <w:num w:numId="8">
    <w:abstractNumId w:val="7"/>
  </w:num>
  <w:num w:numId="9">
    <w:abstractNumId w:val="5"/>
  </w:num>
  <w:num w:numId="10">
    <w:abstractNumId w:val="0"/>
  </w:num>
  <w:num w:numId="11">
    <w:abstractNumId w:val="3"/>
  </w:num>
  <w:num w:numId="12">
    <w:abstractNumId w:val="1"/>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len.Chen">
    <w15:presenceInfo w15:providerId="None" w15:userId="Allen.C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9B7"/>
    <w:rsid w:val="00003240"/>
    <w:rsid w:val="00004096"/>
    <w:rsid w:val="00010162"/>
    <w:rsid w:val="0001630F"/>
    <w:rsid w:val="000241DC"/>
    <w:rsid w:val="00032A18"/>
    <w:rsid w:val="00032C0A"/>
    <w:rsid w:val="00035874"/>
    <w:rsid w:val="000368B2"/>
    <w:rsid w:val="000369E5"/>
    <w:rsid w:val="000505AD"/>
    <w:rsid w:val="000523E6"/>
    <w:rsid w:val="00055FE5"/>
    <w:rsid w:val="00056ADD"/>
    <w:rsid w:val="0005717B"/>
    <w:rsid w:val="0006053A"/>
    <w:rsid w:val="000614BE"/>
    <w:rsid w:val="00074034"/>
    <w:rsid w:val="000850CB"/>
    <w:rsid w:val="00086B8D"/>
    <w:rsid w:val="00090825"/>
    <w:rsid w:val="00095D40"/>
    <w:rsid w:val="000A4787"/>
    <w:rsid w:val="000A63D1"/>
    <w:rsid w:val="000B3E19"/>
    <w:rsid w:val="000B47B7"/>
    <w:rsid w:val="000C0EBB"/>
    <w:rsid w:val="000C16F2"/>
    <w:rsid w:val="000C50AB"/>
    <w:rsid w:val="000D3A74"/>
    <w:rsid w:val="000D6ECE"/>
    <w:rsid w:val="000E5B7C"/>
    <w:rsid w:val="000E724C"/>
    <w:rsid w:val="000F00DD"/>
    <w:rsid w:val="000F08CB"/>
    <w:rsid w:val="000F3EB0"/>
    <w:rsid w:val="000F4947"/>
    <w:rsid w:val="000F4D51"/>
    <w:rsid w:val="000F5AB0"/>
    <w:rsid w:val="00101459"/>
    <w:rsid w:val="00103082"/>
    <w:rsid w:val="00107050"/>
    <w:rsid w:val="001116A1"/>
    <w:rsid w:val="00111743"/>
    <w:rsid w:val="001135B6"/>
    <w:rsid w:val="001149C6"/>
    <w:rsid w:val="00114A54"/>
    <w:rsid w:val="00115329"/>
    <w:rsid w:val="00117E7B"/>
    <w:rsid w:val="00120610"/>
    <w:rsid w:val="00120EE5"/>
    <w:rsid w:val="001228BA"/>
    <w:rsid w:val="001328A3"/>
    <w:rsid w:val="00137702"/>
    <w:rsid w:val="00140E21"/>
    <w:rsid w:val="0014175C"/>
    <w:rsid w:val="001431FF"/>
    <w:rsid w:val="00143A0C"/>
    <w:rsid w:val="001449AE"/>
    <w:rsid w:val="00147031"/>
    <w:rsid w:val="001514A2"/>
    <w:rsid w:val="00152DB6"/>
    <w:rsid w:val="001545E3"/>
    <w:rsid w:val="001649CF"/>
    <w:rsid w:val="00165F7C"/>
    <w:rsid w:val="00175C14"/>
    <w:rsid w:val="00182130"/>
    <w:rsid w:val="00182757"/>
    <w:rsid w:val="00184D50"/>
    <w:rsid w:val="00187C7D"/>
    <w:rsid w:val="00191841"/>
    <w:rsid w:val="0019694A"/>
    <w:rsid w:val="00197DF8"/>
    <w:rsid w:val="00197EF4"/>
    <w:rsid w:val="001A3689"/>
    <w:rsid w:val="001B3356"/>
    <w:rsid w:val="001C21E2"/>
    <w:rsid w:val="001C7A72"/>
    <w:rsid w:val="001D1F77"/>
    <w:rsid w:val="001D476A"/>
    <w:rsid w:val="001E3498"/>
    <w:rsid w:val="001E49B5"/>
    <w:rsid w:val="001F071B"/>
    <w:rsid w:val="002015A6"/>
    <w:rsid w:val="00206E63"/>
    <w:rsid w:val="00223CD4"/>
    <w:rsid w:val="00223FCE"/>
    <w:rsid w:val="002246BA"/>
    <w:rsid w:val="0022657B"/>
    <w:rsid w:val="0023081B"/>
    <w:rsid w:val="00233541"/>
    <w:rsid w:val="00240EAB"/>
    <w:rsid w:val="0024504B"/>
    <w:rsid w:val="002457B7"/>
    <w:rsid w:val="00246A00"/>
    <w:rsid w:val="002471D2"/>
    <w:rsid w:val="00251EFE"/>
    <w:rsid w:val="00251F41"/>
    <w:rsid w:val="00254BC2"/>
    <w:rsid w:val="0025713F"/>
    <w:rsid w:val="00262104"/>
    <w:rsid w:val="00271764"/>
    <w:rsid w:val="002735B2"/>
    <w:rsid w:val="00275521"/>
    <w:rsid w:val="00277C9E"/>
    <w:rsid w:val="002809D7"/>
    <w:rsid w:val="00281C7A"/>
    <w:rsid w:val="00281DE9"/>
    <w:rsid w:val="00291487"/>
    <w:rsid w:val="002A02CA"/>
    <w:rsid w:val="002B0B5D"/>
    <w:rsid w:val="002B15DC"/>
    <w:rsid w:val="002B43C2"/>
    <w:rsid w:val="002B4A54"/>
    <w:rsid w:val="002B61F6"/>
    <w:rsid w:val="002C044B"/>
    <w:rsid w:val="002C2AF5"/>
    <w:rsid w:val="002C4C1C"/>
    <w:rsid w:val="002D4078"/>
    <w:rsid w:val="002D6F9F"/>
    <w:rsid w:val="002E7A82"/>
    <w:rsid w:val="002F2EAB"/>
    <w:rsid w:val="002F3B29"/>
    <w:rsid w:val="002F610A"/>
    <w:rsid w:val="002F67EE"/>
    <w:rsid w:val="00303210"/>
    <w:rsid w:val="00303DE3"/>
    <w:rsid w:val="0030556E"/>
    <w:rsid w:val="00310105"/>
    <w:rsid w:val="003165EF"/>
    <w:rsid w:val="00320491"/>
    <w:rsid w:val="00326764"/>
    <w:rsid w:val="00326ED2"/>
    <w:rsid w:val="0033294E"/>
    <w:rsid w:val="0033454B"/>
    <w:rsid w:val="003375BC"/>
    <w:rsid w:val="0034096F"/>
    <w:rsid w:val="00341D79"/>
    <w:rsid w:val="003428D9"/>
    <w:rsid w:val="00352CD7"/>
    <w:rsid w:val="00355964"/>
    <w:rsid w:val="0035597D"/>
    <w:rsid w:val="00356177"/>
    <w:rsid w:val="00356847"/>
    <w:rsid w:val="00360911"/>
    <w:rsid w:val="003628F9"/>
    <w:rsid w:val="00364AC4"/>
    <w:rsid w:val="003735AD"/>
    <w:rsid w:val="003847C6"/>
    <w:rsid w:val="003A12B6"/>
    <w:rsid w:val="003A1ED4"/>
    <w:rsid w:val="003A36FF"/>
    <w:rsid w:val="003A41AC"/>
    <w:rsid w:val="003A6B57"/>
    <w:rsid w:val="003A6C64"/>
    <w:rsid w:val="003D7671"/>
    <w:rsid w:val="003D7B8E"/>
    <w:rsid w:val="003E23D4"/>
    <w:rsid w:val="003E4147"/>
    <w:rsid w:val="003F39CE"/>
    <w:rsid w:val="003F6A61"/>
    <w:rsid w:val="003F79BE"/>
    <w:rsid w:val="0040244A"/>
    <w:rsid w:val="0040281E"/>
    <w:rsid w:val="004034A1"/>
    <w:rsid w:val="004178C2"/>
    <w:rsid w:val="0042112C"/>
    <w:rsid w:val="004238AE"/>
    <w:rsid w:val="00424327"/>
    <w:rsid w:val="004305C3"/>
    <w:rsid w:val="004325AA"/>
    <w:rsid w:val="004452C3"/>
    <w:rsid w:val="00447540"/>
    <w:rsid w:val="004478EF"/>
    <w:rsid w:val="00454C60"/>
    <w:rsid w:val="00463EC2"/>
    <w:rsid w:val="00464EEE"/>
    <w:rsid w:val="00465712"/>
    <w:rsid w:val="004674A3"/>
    <w:rsid w:val="00470D4B"/>
    <w:rsid w:val="00474DB1"/>
    <w:rsid w:val="00477BFB"/>
    <w:rsid w:val="00481AF8"/>
    <w:rsid w:val="00493D42"/>
    <w:rsid w:val="004A3C95"/>
    <w:rsid w:val="004A69A9"/>
    <w:rsid w:val="004A78EE"/>
    <w:rsid w:val="004B0958"/>
    <w:rsid w:val="004B334E"/>
    <w:rsid w:val="004B4807"/>
    <w:rsid w:val="004C0CED"/>
    <w:rsid w:val="004C1D72"/>
    <w:rsid w:val="004C26EF"/>
    <w:rsid w:val="004C4036"/>
    <w:rsid w:val="004C72D5"/>
    <w:rsid w:val="004C79A2"/>
    <w:rsid w:val="004D687E"/>
    <w:rsid w:val="004D6C2A"/>
    <w:rsid w:val="004E0751"/>
    <w:rsid w:val="004E08E4"/>
    <w:rsid w:val="004E184C"/>
    <w:rsid w:val="004E323D"/>
    <w:rsid w:val="004F0D5D"/>
    <w:rsid w:val="004F0D80"/>
    <w:rsid w:val="004F3487"/>
    <w:rsid w:val="004F6658"/>
    <w:rsid w:val="004F6BE4"/>
    <w:rsid w:val="004F7B47"/>
    <w:rsid w:val="004F7C4F"/>
    <w:rsid w:val="00502A62"/>
    <w:rsid w:val="005136E4"/>
    <w:rsid w:val="0051394B"/>
    <w:rsid w:val="00515A91"/>
    <w:rsid w:val="00521AD3"/>
    <w:rsid w:val="00521D53"/>
    <w:rsid w:val="005259E4"/>
    <w:rsid w:val="00527CC3"/>
    <w:rsid w:val="005313F7"/>
    <w:rsid w:val="00535931"/>
    <w:rsid w:val="00536885"/>
    <w:rsid w:val="0054104A"/>
    <w:rsid w:val="00545A92"/>
    <w:rsid w:val="00546BF2"/>
    <w:rsid w:val="0055078D"/>
    <w:rsid w:val="00551BE1"/>
    <w:rsid w:val="005537FE"/>
    <w:rsid w:val="0055526E"/>
    <w:rsid w:val="005554EC"/>
    <w:rsid w:val="00562036"/>
    <w:rsid w:val="00562A4E"/>
    <w:rsid w:val="005642D8"/>
    <w:rsid w:val="0056557A"/>
    <w:rsid w:val="00565D50"/>
    <w:rsid w:val="005671DB"/>
    <w:rsid w:val="0057231D"/>
    <w:rsid w:val="00572AAC"/>
    <w:rsid w:val="00574A30"/>
    <w:rsid w:val="00577320"/>
    <w:rsid w:val="00581BE1"/>
    <w:rsid w:val="00590992"/>
    <w:rsid w:val="005957EF"/>
    <w:rsid w:val="00596D8F"/>
    <w:rsid w:val="0059723D"/>
    <w:rsid w:val="005A1E91"/>
    <w:rsid w:val="005A5760"/>
    <w:rsid w:val="005A584F"/>
    <w:rsid w:val="005A5A9C"/>
    <w:rsid w:val="005B4C77"/>
    <w:rsid w:val="005B73C3"/>
    <w:rsid w:val="005C3EC5"/>
    <w:rsid w:val="005C45F1"/>
    <w:rsid w:val="005C5498"/>
    <w:rsid w:val="005C7020"/>
    <w:rsid w:val="005D1EE7"/>
    <w:rsid w:val="005D2476"/>
    <w:rsid w:val="005D389C"/>
    <w:rsid w:val="005D43D0"/>
    <w:rsid w:val="005E1965"/>
    <w:rsid w:val="005E4B47"/>
    <w:rsid w:val="005E6C28"/>
    <w:rsid w:val="005F14A9"/>
    <w:rsid w:val="005F4697"/>
    <w:rsid w:val="006014CF"/>
    <w:rsid w:val="00603A6D"/>
    <w:rsid w:val="00606025"/>
    <w:rsid w:val="00610D7F"/>
    <w:rsid w:val="00615455"/>
    <w:rsid w:val="00616658"/>
    <w:rsid w:val="00623666"/>
    <w:rsid w:val="00623D02"/>
    <w:rsid w:val="00630E52"/>
    <w:rsid w:val="00631DED"/>
    <w:rsid w:val="00633A46"/>
    <w:rsid w:val="00635E0D"/>
    <w:rsid w:val="00637B07"/>
    <w:rsid w:val="006477A2"/>
    <w:rsid w:val="00656922"/>
    <w:rsid w:val="006572EC"/>
    <w:rsid w:val="006724C8"/>
    <w:rsid w:val="00677585"/>
    <w:rsid w:val="00684F7D"/>
    <w:rsid w:val="00687E10"/>
    <w:rsid w:val="006911AA"/>
    <w:rsid w:val="00691D13"/>
    <w:rsid w:val="00692861"/>
    <w:rsid w:val="006A082C"/>
    <w:rsid w:val="006A0DA8"/>
    <w:rsid w:val="006A3ECC"/>
    <w:rsid w:val="006C4BAF"/>
    <w:rsid w:val="006D1915"/>
    <w:rsid w:val="006D3337"/>
    <w:rsid w:val="006D5BD1"/>
    <w:rsid w:val="006D71C2"/>
    <w:rsid w:val="006E238F"/>
    <w:rsid w:val="006E2F56"/>
    <w:rsid w:val="006E37B3"/>
    <w:rsid w:val="006E417B"/>
    <w:rsid w:val="006F164C"/>
    <w:rsid w:val="006F26EC"/>
    <w:rsid w:val="006F2ABD"/>
    <w:rsid w:val="006F7F8D"/>
    <w:rsid w:val="00704FC8"/>
    <w:rsid w:val="00707FDD"/>
    <w:rsid w:val="0071752F"/>
    <w:rsid w:val="0072193E"/>
    <w:rsid w:val="00721FB1"/>
    <w:rsid w:val="0072327E"/>
    <w:rsid w:val="00727D86"/>
    <w:rsid w:val="007325BB"/>
    <w:rsid w:val="00734204"/>
    <w:rsid w:val="00740760"/>
    <w:rsid w:val="00740ACB"/>
    <w:rsid w:val="0074116F"/>
    <w:rsid w:val="007471A3"/>
    <w:rsid w:val="00747643"/>
    <w:rsid w:val="007500EA"/>
    <w:rsid w:val="00755617"/>
    <w:rsid w:val="00757636"/>
    <w:rsid w:val="00760174"/>
    <w:rsid w:val="0076464B"/>
    <w:rsid w:val="007665DC"/>
    <w:rsid w:val="00770898"/>
    <w:rsid w:val="00770ADE"/>
    <w:rsid w:val="007717C0"/>
    <w:rsid w:val="007722BA"/>
    <w:rsid w:val="007735B3"/>
    <w:rsid w:val="00775C99"/>
    <w:rsid w:val="007776F4"/>
    <w:rsid w:val="007833D2"/>
    <w:rsid w:val="00784AE3"/>
    <w:rsid w:val="00784F6A"/>
    <w:rsid w:val="0078592C"/>
    <w:rsid w:val="00792D31"/>
    <w:rsid w:val="00794518"/>
    <w:rsid w:val="00794D7D"/>
    <w:rsid w:val="007956A5"/>
    <w:rsid w:val="00797D2B"/>
    <w:rsid w:val="007A5392"/>
    <w:rsid w:val="007A57E5"/>
    <w:rsid w:val="007A785B"/>
    <w:rsid w:val="007A7B42"/>
    <w:rsid w:val="007B1943"/>
    <w:rsid w:val="007B7C76"/>
    <w:rsid w:val="007C1D24"/>
    <w:rsid w:val="007C517D"/>
    <w:rsid w:val="007C6656"/>
    <w:rsid w:val="007D04EF"/>
    <w:rsid w:val="007D4CC5"/>
    <w:rsid w:val="007E17BD"/>
    <w:rsid w:val="007E1B11"/>
    <w:rsid w:val="007E2298"/>
    <w:rsid w:val="007F2A5D"/>
    <w:rsid w:val="007F77CE"/>
    <w:rsid w:val="008019DD"/>
    <w:rsid w:val="008118CA"/>
    <w:rsid w:val="00811EED"/>
    <w:rsid w:val="008211BE"/>
    <w:rsid w:val="008217E4"/>
    <w:rsid w:val="008219FC"/>
    <w:rsid w:val="00822735"/>
    <w:rsid w:val="00826921"/>
    <w:rsid w:val="00831E17"/>
    <w:rsid w:val="00837A25"/>
    <w:rsid w:val="0084077E"/>
    <w:rsid w:val="008451D9"/>
    <w:rsid w:val="00847D8A"/>
    <w:rsid w:val="00850AE2"/>
    <w:rsid w:val="00856C71"/>
    <w:rsid w:val="008624E4"/>
    <w:rsid w:val="00865343"/>
    <w:rsid w:val="00865649"/>
    <w:rsid w:val="00867C26"/>
    <w:rsid w:val="00872929"/>
    <w:rsid w:val="00872D83"/>
    <w:rsid w:val="00873CB0"/>
    <w:rsid w:val="00876ABB"/>
    <w:rsid w:val="00876CFE"/>
    <w:rsid w:val="0087719C"/>
    <w:rsid w:val="00885BA8"/>
    <w:rsid w:val="00892B48"/>
    <w:rsid w:val="008A0F29"/>
    <w:rsid w:val="008A2844"/>
    <w:rsid w:val="008A35E4"/>
    <w:rsid w:val="008A76A1"/>
    <w:rsid w:val="008B4E9F"/>
    <w:rsid w:val="008B7DDC"/>
    <w:rsid w:val="008C43BF"/>
    <w:rsid w:val="008C678B"/>
    <w:rsid w:val="008C6F70"/>
    <w:rsid w:val="008D0EEA"/>
    <w:rsid w:val="008D12F6"/>
    <w:rsid w:val="008E369B"/>
    <w:rsid w:val="008E4A12"/>
    <w:rsid w:val="008F56E2"/>
    <w:rsid w:val="008F5915"/>
    <w:rsid w:val="008F5D47"/>
    <w:rsid w:val="008F7995"/>
    <w:rsid w:val="0090763D"/>
    <w:rsid w:val="009156C9"/>
    <w:rsid w:val="0092610B"/>
    <w:rsid w:val="00930ADA"/>
    <w:rsid w:val="00930F85"/>
    <w:rsid w:val="00931725"/>
    <w:rsid w:val="00936E13"/>
    <w:rsid w:val="0094137A"/>
    <w:rsid w:val="00943BA0"/>
    <w:rsid w:val="009455C4"/>
    <w:rsid w:val="00947450"/>
    <w:rsid w:val="00950DF9"/>
    <w:rsid w:val="009517DC"/>
    <w:rsid w:val="00955CA9"/>
    <w:rsid w:val="00956380"/>
    <w:rsid w:val="00964AC5"/>
    <w:rsid w:val="00970131"/>
    <w:rsid w:val="0097048E"/>
    <w:rsid w:val="00981487"/>
    <w:rsid w:val="0098504F"/>
    <w:rsid w:val="0098676B"/>
    <w:rsid w:val="00990E03"/>
    <w:rsid w:val="0099148A"/>
    <w:rsid w:val="009A4912"/>
    <w:rsid w:val="009A685F"/>
    <w:rsid w:val="009B7147"/>
    <w:rsid w:val="009B753C"/>
    <w:rsid w:val="009C23C7"/>
    <w:rsid w:val="009C3B9B"/>
    <w:rsid w:val="009C3F40"/>
    <w:rsid w:val="009C4F5E"/>
    <w:rsid w:val="009C7401"/>
    <w:rsid w:val="009C7D98"/>
    <w:rsid w:val="009D4374"/>
    <w:rsid w:val="009D6A14"/>
    <w:rsid w:val="009E1255"/>
    <w:rsid w:val="009E36A0"/>
    <w:rsid w:val="009E7868"/>
    <w:rsid w:val="009E78B8"/>
    <w:rsid w:val="009F02DF"/>
    <w:rsid w:val="00A00461"/>
    <w:rsid w:val="00A02762"/>
    <w:rsid w:val="00A028A1"/>
    <w:rsid w:val="00A05EE2"/>
    <w:rsid w:val="00A1124D"/>
    <w:rsid w:val="00A11AA8"/>
    <w:rsid w:val="00A15692"/>
    <w:rsid w:val="00A15704"/>
    <w:rsid w:val="00A1780F"/>
    <w:rsid w:val="00A1786B"/>
    <w:rsid w:val="00A20275"/>
    <w:rsid w:val="00A20FEE"/>
    <w:rsid w:val="00A220E5"/>
    <w:rsid w:val="00A22576"/>
    <w:rsid w:val="00A23FB7"/>
    <w:rsid w:val="00A30CC7"/>
    <w:rsid w:val="00A31885"/>
    <w:rsid w:val="00A32B54"/>
    <w:rsid w:val="00A34927"/>
    <w:rsid w:val="00A35667"/>
    <w:rsid w:val="00A35D78"/>
    <w:rsid w:val="00A40DA4"/>
    <w:rsid w:val="00A417C3"/>
    <w:rsid w:val="00A42A86"/>
    <w:rsid w:val="00A440CD"/>
    <w:rsid w:val="00A523D1"/>
    <w:rsid w:val="00A53286"/>
    <w:rsid w:val="00A5353D"/>
    <w:rsid w:val="00A57D9B"/>
    <w:rsid w:val="00A6071A"/>
    <w:rsid w:val="00A640C8"/>
    <w:rsid w:val="00A66EC4"/>
    <w:rsid w:val="00A7060A"/>
    <w:rsid w:val="00A754CB"/>
    <w:rsid w:val="00A767FE"/>
    <w:rsid w:val="00A77F45"/>
    <w:rsid w:val="00A9124C"/>
    <w:rsid w:val="00A95DE7"/>
    <w:rsid w:val="00A971F9"/>
    <w:rsid w:val="00AA1C90"/>
    <w:rsid w:val="00AA4221"/>
    <w:rsid w:val="00AA4FEB"/>
    <w:rsid w:val="00AA5930"/>
    <w:rsid w:val="00AB1908"/>
    <w:rsid w:val="00AB1F94"/>
    <w:rsid w:val="00AB2794"/>
    <w:rsid w:val="00AC0B7C"/>
    <w:rsid w:val="00AC24B5"/>
    <w:rsid w:val="00AC6FA4"/>
    <w:rsid w:val="00AC76B4"/>
    <w:rsid w:val="00AD015E"/>
    <w:rsid w:val="00AD1EBC"/>
    <w:rsid w:val="00AD53C7"/>
    <w:rsid w:val="00AD6B13"/>
    <w:rsid w:val="00AE0A30"/>
    <w:rsid w:val="00AE241C"/>
    <w:rsid w:val="00AE400F"/>
    <w:rsid w:val="00AF0811"/>
    <w:rsid w:val="00AF1B1F"/>
    <w:rsid w:val="00AF217C"/>
    <w:rsid w:val="00AF573A"/>
    <w:rsid w:val="00AF654F"/>
    <w:rsid w:val="00AF66AF"/>
    <w:rsid w:val="00B00AA7"/>
    <w:rsid w:val="00B0480E"/>
    <w:rsid w:val="00B129AC"/>
    <w:rsid w:val="00B3437D"/>
    <w:rsid w:val="00B3555E"/>
    <w:rsid w:val="00B35900"/>
    <w:rsid w:val="00B40E78"/>
    <w:rsid w:val="00B42D8F"/>
    <w:rsid w:val="00B46B95"/>
    <w:rsid w:val="00B4743C"/>
    <w:rsid w:val="00B513D9"/>
    <w:rsid w:val="00B51EF7"/>
    <w:rsid w:val="00B5430C"/>
    <w:rsid w:val="00B624F3"/>
    <w:rsid w:val="00B631FE"/>
    <w:rsid w:val="00B72E2B"/>
    <w:rsid w:val="00B73734"/>
    <w:rsid w:val="00B90145"/>
    <w:rsid w:val="00B92785"/>
    <w:rsid w:val="00B935FD"/>
    <w:rsid w:val="00B942DB"/>
    <w:rsid w:val="00B9548C"/>
    <w:rsid w:val="00BA6BF8"/>
    <w:rsid w:val="00BB1691"/>
    <w:rsid w:val="00BB225A"/>
    <w:rsid w:val="00BB2AC7"/>
    <w:rsid w:val="00BB4DDB"/>
    <w:rsid w:val="00BB576F"/>
    <w:rsid w:val="00BB5A17"/>
    <w:rsid w:val="00BB6E77"/>
    <w:rsid w:val="00BC00A7"/>
    <w:rsid w:val="00BC00D4"/>
    <w:rsid w:val="00BC33A7"/>
    <w:rsid w:val="00BC73D3"/>
    <w:rsid w:val="00BC7F4D"/>
    <w:rsid w:val="00BD6052"/>
    <w:rsid w:val="00BE0B61"/>
    <w:rsid w:val="00BE0E3D"/>
    <w:rsid w:val="00BE2052"/>
    <w:rsid w:val="00BE20BD"/>
    <w:rsid w:val="00BE573D"/>
    <w:rsid w:val="00BE573E"/>
    <w:rsid w:val="00BE57A3"/>
    <w:rsid w:val="00BE7F74"/>
    <w:rsid w:val="00BF23DA"/>
    <w:rsid w:val="00BF4B7F"/>
    <w:rsid w:val="00BF588C"/>
    <w:rsid w:val="00BF5F61"/>
    <w:rsid w:val="00C05C49"/>
    <w:rsid w:val="00C10579"/>
    <w:rsid w:val="00C11255"/>
    <w:rsid w:val="00C17C14"/>
    <w:rsid w:val="00C23857"/>
    <w:rsid w:val="00C241AF"/>
    <w:rsid w:val="00C2427B"/>
    <w:rsid w:val="00C25833"/>
    <w:rsid w:val="00C32659"/>
    <w:rsid w:val="00C330FB"/>
    <w:rsid w:val="00C44E6F"/>
    <w:rsid w:val="00C47033"/>
    <w:rsid w:val="00C60132"/>
    <w:rsid w:val="00C61A39"/>
    <w:rsid w:val="00C64790"/>
    <w:rsid w:val="00C64988"/>
    <w:rsid w:val="00C653EF"/>
    <w:rsid w:val="00C65D15"/>
    <w:rsid w:val="00C662E9"/>
    <w:rsid w:val="00C73EB0"/>
    <w:rsid w:val="00C76A28"/>
    <w:rsid w:val="00C772C9"/>
    <w:rsid w:val="00C82B01"/>
    <w:rsid w:val="00C85025"/>
    <w:rsid w:val="00C93DEA"/>
    <w:rsid w:val="00C94361"/>
    <w:rsid w:val="00CA4F69"/>
    <w:rsid w:val="00CB71A9"/>
    <w:rsid w:val="00CC5799"/>
    <w:rsid w:val="00CD3591"/>
    <w:rsid w:val="00CE6DB9"/>
    <w:rsid w:val="00CE6E20"/>
    <w:rsid w:val="00CE75C6"/>
    <w:rsid w:val="00CF16FA"/>
    <w:rsid w:val="00CF1E9A"/>
    <w:rsid w:val="00CF4EC9"/>
    <w:rsid w:val="00D10567"/>
    <w:rsid w:val="00D10BA8"/>
    <w:rsid w:val="00D141E7"/>
    <w:rsid w:val="00D142D8"/>
    <w:rsid w:val="00D1512E"/>
    <w:rsid w:val="00D244C2"/>
    <w:rsid w:val="00D24FE2"/>
    <w:rsid w:val="00D25B1D"/>
    <w:rsid w:val="00D306CA"/>
    <w:rsid w:val="00D313AC"/>
    <w:rsid w:val="00D32A19"/>
    <w:rsid w:val="00D35A20"/>
    <w:rsid w:val="00D372F0"/>
    <w:rsid w:val="00D4623C"/>
    <w:rsid w:val="00D46A87"/>
    <w:rsid w:val="00D474FD"/>
    <w:rsid w:val="00D5226B"/>
    <w:rsid w:val="00D55329"/>
    <w:rsid w:val="00D66AA6"/>
    <w:rsid w:val="00D7036B"/>
    <w:rsid w:val="00D7107D"/>
    <w:rsid w:val="00D770EE"/>
    <w:rsid w:val="00D77819"/>
    <w:rsid w:val="00D8174C"/>
    <w:rsid w:val="00D8175D"/>
    <w:rsid w:val="00D81C2C"/>
    <w:rsid w:val="00D8533D"/>
    <w:rsid w:val="00D93DB9"/>
    <w:rsid w:val="00D96911"/>
    <w:rsid w:val="00DA2857"/>
    <w:rsid w:val="00DB557F"/>
    <w:rsid w:val="00DB5FA3"/>
    <w:rsid w:val="00DB7AB4"/>
    <w:rsid w:val="00DC3EA8"/>
    <w:rsid w:val="00DC44E1"/>
    <w:rsid w:val="00DC467C"/>
    <w:rsid w:val="00DC6F2E"/>
    <w:rsid w:val="00DD40B7"/>
    <w:rsid w:val="00DE042F"/>
    <w:rsid w:val="00DE178B"/>
    <w:rsid w:val="00DF3E8A"/>
    <w:rsid w:val="00DF5C37"/>
    <w:rsid w:val="00DF5F13"/>
    <w:rsid w:val="00E0082B"/>
    <w:rsid w:val="00E00843"/>
    <w:rsid w:val="00E01966"/>
    <w:rsid w:val="00E01DDB"/>
    <w:rsid w:val="00E03EAA"/>
    <w:rsid w:val="00E03FC8"/>
    <w:rsid w:val="00E12622"/>
    <w:rsid w:val="00E15980"/>
    <w:rsid w:val="00E164F6"/>
    <w:rsid w:val="00E22D13"/>
    <w:rsid w:val="00E23608"/>
    <w:rsid w:val="00E26409"/>
    <w:rsid w:val="00E265DF"/>
    <w:rsid w:val="00E37725"/>
    <w:rsid w:val="00E40718"/>
    <w:rsid w:val="00E427D5"/>
    <w:rsid w:val="00E454D1"/>
    <w:rsid w:val="00E4635D"/>
    <w:rsid w:val="00E47E30"/>
    <w:rsid w:val="00E6022E"/>
    <w:rsid w:val="00E65E80"/>
    <w:rsid w:val="00E70277"/>
    <w:rsid w:val="00E70EDA"/>
    <w:rsid w:val="00E720C8"/>
    <w:rsid w:val="00E83AB1"/>
    <w:rsid w:val="00E84650"/>
    <w:rsid w:val="00E84DF1"/>
    <w:rsid w:val="00E870A0"/>
    <w:rsid w:val="00E92098"/>
    <w:rsid w:val="00E9211D"/>
    <w:rsid w:val="00E961F7"/>
    <w:rsid w:val="00EB0C7F"/>
    <w:rsid w:val="00EB60DF"/>
    <w:rsid w:val="00EB6C01"/>
    <w:rsid w:val="00EC363C"/>
    <w:rsid w:val="00EC3DFF"/>
    <w:rsid w:val="00EC76C2"/>
    <w:rsid w:val="00EC79D1"/>
    <w:rsid w:val="00ED6491"/>
    <w:rsid w:val="00ED77CA"/>
    <w:rsid w:val="00EE09DC"/>
    <w:rsid w:val="00EE3CDA"/>
    <w:rsid w:val="00EE5744"/>
    <w:rsid w:val="00EE690E"/>
    <w:rsid w:val="00EE7D82"/>
    <w:rsid w:val="00EF0578"/>
    <w:rsid w:val="00EF2BA3"/>
    <w:rsid w:val="00EF2EEC"/>
    <w:rsid w:val="00EF408D"/>
    <w:rsid w:val="00F0056C"/>
    <w:rsid w:val="00F029B7"/>
    <w:rsid w:val="00F03967"/>
    <w:rsid w:val="00F06616"/>
    <w:rsid w:val="00F078CE"/>
    <w:rsid w:val="00F16B4B"/>
    <w:rsid w:val="00F16F1B"/>
    <w:rsid w:val="00F16F44"/>
    <w:rsid w:val="00F2708E"/>
    <w:rsid w:val="00F30B5D"/>
    <w:rsid w:val="00F313CA"/>
    <w:rsid w:val="00F323FF"/>
    <w:rsid w:val="00F3537E"/>
    <w:rsid w:val="00F407B1"/>
    <w:rsid w:val="00F507D7"/>
    <w:rsid w:val="00F524F9"/>
    <w:rsid w:val="00F612B1"/>
    <w:rsid w:val="00F63B8D"/>
    <w:rsid w:val="00F70173"/>
    <w:rsid w:val="00F70938"/>
    <w:rsid w:val="00F757F9"/>
    <w:rsid w:val="00F76145"/>
    <w:rsid w:val="00F765DA"/>
    <w:rsid w:val="00F80F18"/>
    <w:rsid w:val="00F8221D"/>
    <w:rsid w:val="00F8768A"/>
    <w:rsid w:val="00F87D79"/>
    <w:rsid w:val="00F93492"/>
    <w:rsid w:val="00F94A5D"/>
    <w:rsid w:val="00F969E8"/>
    <w:rsid w:val="00FA7A56"/>
    <w:rsid w:val="00FB0261"/>
    <w:rsid w:val="00FB3523"/>
    <w:rsid w:val="00FB3528"/>
    <w:rsid w:val="00FB4A06"/>
    <w:rsid w:val="00FB5E0B"/>
    <w:rsid w:val="00FB6138"/>
    <w:rsid w:val="00FC388C"/>
    <w:rsid w:val="00FC4B8F"/>
    <w:rsid w:val="00FC6620"/>
    <w:rsid w:val="00FC7572"/>
    <w:rsid w:val="00FD07BB"/>
    <w:rsid w:val="00FF3C07"/>
    <w:rsid w:val="00FF6D53"/>
    <w:rsid w:val="00FF7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8B8E1"/>
  <w15:chartTrackingRefBased/>
  <w15:docId w15:val="{48B1C0F9-D4B8-47AB-B362-96F463631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9B7"/>
  </w:style>
  <w:style w:type="paragraph" w:styleId="Heading1">
    <w:name w:val="heading 1"/>
    <w:basedOn w:val="Normal"/>
    <w:next w:val="Normal"/>
    <w:link w:val="Heading1Char"/>
    <w:uiPriority w:val="9"/>
    <w:qFormat/>
    <w:rsid w:val="00F029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29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29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029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9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029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029B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029B7"/>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F029B7"/>
    <w:pPr>
      <w:spacing w:after="0" w:line="240" w:lineRule="auto"/>
    </w:pPr>
  </w:style>
  <w:style w:type="character" w:customStyle="1" w:styleId="NoSpacingChar">
    <w:name w:val="No Spacing Char"/>
    <w:basedOn w:val="DefaultParagraphFont"/>
    <w:link w:val="NoSpacing"/>
    <w:uiPriority w:val="1"/>
    <w:locked/>
    <w:rsid w:val="00F029B7"/>
  </w:style>
  <w:style w:type="paragraph" w:customStyle="1" w:styleId="Body">
    <w:name w:val="Body"/>
    <w:basedOn w:val="Normal"/>
    <w:link w:val="BodyChar"/>
    <w:qFormat/>
    <w:rsid w:val="00F029B7"/>
    <w:pPr>
      <w:spacing w:after="0" w:line="360" w:lineRule="auto"/>
      <w:jc w:val="both"/>
    </w:pPr>
    <w:rPr>
      <w:rFonts w:ascii="Times New Roman" w:eastAsia="Times New Roman" w:hAnsi="Times New Roman" w:cs="Times New Roman"/>
      <w:sz w:val="24"/>
      <w:szCs w:val="24"/>
    </w:rPr>
  </w:style>
  <w:style w:type="character" w:customStyle="1" w:styleId="BodyChar">
    <w:name w:val="Body Char"/>
    <w:basedOn w:val="DefaultParagraphFont"/>
    <w:link w:val="Body"/>
    <w:rsid w:val="00F029B7"/>
    <w:rPr>
      <w:rFonts w:ascii="Times New Roman" w:eastAsia="Times New Roman" w:hAnsi="Times New Roman" w:cs="Times New Roman"/>
      <w:sz w:val="24"/>
      <w:szCs w:val="24"/>
    </w:rPr>
  </w:style>
  <w:style w:type="table" w:styleId="TableGrid">
    <w:name w:val="Table Grid"/>
    <w:basedOn w:val="TableNormal"/>
    <w:uiPriority w:val="39"/>
    <w:rsid w:val="00F029B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29B7"/>
    <w:rPr>
      <w:color w:val="808080"/>
    </w:rPr>
  </w:style>
  <w:style w:type="paragraph" w:styleId="FootnoteText">
    <w:name w:val="footnote text"/>
    <w:basedOn w:val="Normal"/>
    <w:link w:val="FootnoteTextChar"/>
    <w:uiPriority w:val="99"/>
    <w:unhideWhenUsed/>
    <w:rsid w:val="00F029B7"/>
    <w:pPr>
      <w:spacing w:after="0" w:line="240" w:lineRule="auto"/>
    </w:pPr>
    <w:rPr>
      <w:sz w:val="20"/>
      <w:szCs w:val="20"/>
    </w:rPr>
  </w:style>
  <w:style w:type="character" w:customStyle="1" w:styleId="FootnoteTextChar">
    <w:name w:val="Footnote Text Char"/>
    <w:basedOn w:val="DefaultParagraphFont"/>
    <w:link w:val="FootnoteText"/>
    <w:uiPriority w:val="99"/>
    <w:rsid w:val="00F029B7"/>
    <w:rPr>
      <w:sz w:val="20"/>
      <w:szCs w:val="20"/>
    </w:rPr>
  </w:style>
  <w:style w:type="character" w:styleId="FootnoteReference">
    <w:name w:val="footnote reference"/>
    <w:basedOn w:val="DefaultParagraphFont"/>
    <w:uiPriority w:val="99"/>
    <w:semiHidden/>
    <w:unhideWhenUsed/>
    <w:rsid w:val="00F029B7"/>
    <w:rPr>
      <w:vertAlign w:val="superscript"/>
    </w:rPr>
  </w:style>
  <w:style w:type="character" w:styleId="CommentReference">
    <w:name w:val="annotation reference"/>
    <w:basedOn w:val="DefaultParagraphFont"/>
    <w:uiPriority w:val="99"/>
    <w:semiHidden/>
    <w:rsid w:val="00F029B7"/>
    <w:rPr>
      <w:sz w:val="16"/>
      <w:szCs w:val="16"/>
    </w:rPr>
  </w:style>
  <w:style w:type="paragraph" w:styleId="CommentText">
    <w:name w:val="annotation text"/>
    <w:basedOn w:val="Normal"/>
    <w:link w:val="CommentTextChar1"/>
    <w:uiPriority w:val="99"/>
    <w:rsid w:val="00F029B7"/>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uiPriority w:val="99"/>
    <w:semiHidden/>
    <w:rsid w:val="00F029B7"/>
    <w:rPr>
      <w:sz w:val="20"/>
      <w:szCs w:val="20"/>
    </w:rPr>
  </w:style>
  <w:style w:type="character" w:customStyle="1" w:styleId="CommentTextChar1">
    <w:name w:val="Comment Text Char1"/>
    <w:basedOn w:val="DefaultParagraphFont"/>
    <w:link w:val="CommentText"/>
    <w:uiPriority w:val="99"/>
    <w:rsid w:val="00F029B7"/>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F029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9B7"/>
    <w:rPr>
      <w:rFonts w:ascii="Segoe UI" w:hAnsi="Segoe UI" w:cs="Segoe UI"/>
      <w:sz w:val="18"/>
      <w:szCs w:val="18"/>
    </w:rPr>
  </w:style>
  <w:style w:type="paragraph" w:styleId="Caption">
    <w:name w:val="caption"/>
    <w:basedOn w:val="Normal"/>
    <w:next w:val="Normal"/>
    <w:uiPriority w:val="35"/>
    <w:unhideWhenUsed/>
    <w:qFormat/>
    <w:rsid w:val="00F029B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029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9B7"/>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F029B7"/>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F029B7"/>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F029B7"/>
    <w:rPr>
      <w:b/>
      <w:bCs/>
      <w:sz w:val="20"/>
      <w:szCs w:val="20"/>
    </w:rPr>
  </w:style>
  <w:style w:type="paragraph" w:styleId="Header">
    <w:name w:val="header"/>
    <w:basedOn w:val="Normal"/>
    <w:link w:val="HeaderChar"/>
    <w:uiPriority w:val="99"/>
    <w:unhideWhenUsed/>
    <w:rsid w:val="00F029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9B7"/>
  </w:style>
  <w:style w:type="paragraph" w:styleId="Footer">
    <w:name w:val="footer"/>
    <w:basedOn w:val="Normal"/>
    <w:link w:val="FooterChar"/>
    <w:uiPriority w:val="99"/>
    <w:unhideWhenUsed/>
    <w:rsid w:val="00F029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9B7"/>
  </w:style>
  <w:style w:type="table" w:styleId="PlainTable3">
    <w:name w:val="Plain Table 3"/>
    <w:basedOn w:val="TableNormal"/>
    <w:uiPriority w:val="43"/>
    <w:rsid w:val="00F029B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029B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F029B7"/>
    <w:pPr>
      <w:ind w:left="720"/>
      <w:contextualSpacing/>
    </w:pPr>
  </w:style>
  <w:style w:type="table" w:styleId="GridTable2">
    <w:name w:val="Grid Table 2"/>
    <w:basedOn w:val="TableNormal"/>
    <w:uiPriority w:val="47"/>
    <w:rsid w:val="00F029B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0E724C"/>
    <w:rPr>
      <w:color w:val="0000FF"/>
      <w:u w:val="single"/>
    </w:rPr>
  </w:style>
  <w:style w:type="character" w:styleId="LineNumber">
    <w:name w:val="line number"/>
    <w:basedOn w:val="DefaultParagraphFont"/>
    <w:uiPriority w:val="99"/>
    <w:semiHidden/>
    <w:unhideWhenUsed/>
    <w:rsid w:val="003A6C64"/>
  </w:style>
  <w:style w:type="paragraph" w:styleId="Revision">
    <w:name w:val="Revision"/>
    <w:hidden/>
    <w:uiPriority w:val="99"/>
    <w:semiHidden/>
    <w:rsid w:val="00551B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93306">
      <w:bodyDiv w:val="1"/>
      <w:marLeft w:val="0"/>
      <w:marRight w:val="0"/>
      <w:marTop w:val="0"/>
      <w:marBottom w:val="0"/>
      <w:divBdr>
        <w:top w:val="none" w:sz="0" w:space="0" w:color="auto"/>
        <w:left w:val="none" w:sz="0" w:space="0" w:color="auto"/>
        <w:bottom w:val="none" w:sz="0" w:space="0" w:color="auto"/>
        <w:right w:val="none" w:sz="0" w:space="0" w:color="auto"/>
      </w:divBdr>
      <w:divsChild>
        <w:div w:id="2092237434">
          <w:marLeft w:val="480"/>
          <w:marRight w:val="0"/>
          <w:marTop w:val="0"/>
          <w:marBottom w:val="0"/>
          <w:divBdr>
            <w:top w:val="none" w:sz="0" w:space="0" w:color="auto"/>
            <w:left w:val="none" w:sz="0" w:space="0" w:color="auto"/>
            <w:bottom w:val="none" w:sz="0" w:space="0" w:color="auto"/>
            <w:right w:val="none" w:sz="0" w:space="0" w:color="auto"/>
          </w:divBdr>
          <w:divsChild>
            <w:div w:id="37289997">
              <w:marLeft w:val="0"/>
              <w:marRight w:val="0"/>
              <w:marTop w:val="0"/>
              <w:marBottom w:val="0"/>
              <w:divBdr>
                <w:top w:val="none" w:sz="0" w:space="0" w:color="auto"/>
                <w:left w:val="none" w:sz="0" w:space="0" w:color="auto"/>
                <w:bottom w:val="none" w:sz="0" w:space="0" w:color="auto"/>
                <w:right w:val="none" w:sz="0" w:space="0" w:color="auto"/>
              </w:divBdr>
            </w:div>
            <w:div w:id="21187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8371">
      <w:bodyDiv w:val="1"/>
      <w:marLeft w:val="0"/>
      <w:marRight w:val="0"/>
      <w:marTop w:val="0"/>
      <w:marBottom w:val="0"/>
      <w:divBdr>
        <w:top w:val="none" w:sz="0" w:space="0" w:color="auto"/>
        <w:left w:val="none" w:sz="0" w:space="0" w:color="auto"/>
        <w:bottom w:val="none" w:sz="0" w:space="0" w:color="auto"/>
        <w:right w:val="none" w:sz="0" w:space="0" w:color="auto"/>
      </w:divBdr>
      <w:divsChild>
        <w:div w:id="1147210590">
          <w:marLeft w:val="0"/>
          <w:marRight w:val="0"/>
          <w:marTop w:val="0"/>
          <w:marBottom w:val="0"/>
          <w:divBdr>
            <w:top w:val="none" w:sz="0" w:space="0" w:color="auto"/>
            <w:left w:val="none" w:sz="0" w:space="0" w:color="auto"/>
            <w:bottom w:val="none" w:sz="0" w:space="0" w:color="auto"/>
            <w:right w:val="none" w:sz="0" w:space="0" w:color="auto"/>
          </w:divBdr>
          <w:divsChild>
            <w:div w:id="591746515">
              <w:marLeft w:val="0"/>
              <w:marRight w:val="0"/>
              <w:marTop w:val="0"/>
              <w:marBottom w:val="240"/>
              <w:divBdr>
                <w:top w:val="none" w:sz="0" w:space="0" w:color="auto"/>
                <w:left w:val="none" w:sz="0" w:space="0" w:color="auto"/>
                <w:bottom w:val="none" w:sz="0" w:space="0" w:color="auto"/>
                <w:right w:val="none" w:sz="0" w:space="0" w:color="auto"/>
              </w:divBdr>
            </w:div>
            <w:div w:id="7335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9268">
      <w:bodyDiv w:val="1"/>
      <w:marLeft w:val="0"/>
      <w:marRight w:val="0"/>
      <w:marTop w:val="0"/>
      <w:marBottom w:val="0"/>
      <w:divBdr>
        <w:top w:val="none" w:sz="0" w:space="0" w:color="auto"/>
        <w:left w:val="none" w:sz="0" w:space="0" w:color="auto"/>
        <w:bottom w:val="none" w:sz="0" w:space="0" w:color="auto"/>
        <w:right w:val="none" w:sz="0" w:space="0" w:color="auto"/>
      </w:divBdr>
    </w:div>
    <w:div w:id="922493508">
      <w:bodyDiv w:val="1"/>
      <w:marLeft w:val="0"/>
      <w:marRight w:val="0"/>
      <w:marTop w:val="0"/>
      <w:marBottom w:val="0"/>
      <w:divBdr>
        <w:top w:val="none" w:sz="0" w:space="0" w:color="auto"/>
        <w:left w:val="none" w:sz="0" w:space="0" w:color="auto"/>
        <w:bottom w:val="none" w:sz="0" w:space="0" w:color="auto"/>
        <w:right w:val="none" w:sz="0" w:space="0" w:color="auto"/>
      </w:divBdr>
      <w:divsChild>
        <w:div w:id="1748767233">
          <w:marLeft w:val="0"/>
          <w:marRight w:val="0"/>
          <w:marTop w:val="0"/>
          <w:marBottom w:val="0"/>
          <w:divBdr>
            <w:top w:val="none" w:sz="0" w:space="0" w:color="auto"/>
            <w:left w:val="none" w:sz="0" w:space="0" w:color="auto"/>
            <w:bottom w:val="none" w:sz="0" w:space="0" w:color="auto"/>
            <w:right w:val="none" w:sz="0" w:space="0" w:color="auto"/>
          </w:divBdr>
          <w:divsChild>
            <w:div w:id="801000637">
              <w:marLeft w:val="0"/>
              <w:marRight w:val="0"/>
              <w:marTop w:val="0"/>
              <w:marBottom w:val="240"/>
              <w:divBdr>
                <w:top w:val="none" w:sz="0" w:space="0" w:color="auto"/>
                <w:left w:val="none" w:sz="0" w:space="0" w:color="auto"/>
                <w:bottom w:val="none" w:sz="0" w:space="0" w:color="auto"/>
                <w:right w:val="none" w:sz="0" w:space="0" w:color="auto"/>
              </w:divBdr>
            </w:div>
            <w:div w:id="310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0388">
      <w:bodyDiv w:val="1"/>
      <w:marLeft w:val="0"/>
      <w:marRight w:val="0"/>
      <w:marTop w:val="0"/>
      <w:marBottom w:val="0"/>
      <w:divBdr>
        <w:top w:val="none" w:sz="0" w:space="0" w:color="auto"/>
        <w:left w:val="none" w:sz="0" w:space="0" w:color="auto"/>
        <w:bottom w:val="none" w:sz="0" w:space="0" w:color="auto"/>
        <w:right w:val="none" w:sz="0" w:space="0" w:color="auto"/>
      </w:divBdr>
    </w:div>
    <w:div w:id="1296985781">
      <w:bodyDiv w:val="1"/>
      <w:marLeft w:val="0"/>
      <w:marRight w:val="0"/>
      <w:marTop w:val="0"/>
      <w:marBottom w:val="0"/>
      <w:divBdr>
        <w:top w:val="none" w:sz="0" w:space="0" w:color="auto"/>
        <w:left w:val="none" w:sz="0" w:space="0" w:color="auto"/>
        <w:bottom w:val="none" w:sz="0" w:space="0" w:color="auto"/>
        <w:right w:val="none" w:sz="0" w:space="0" w:color="auto"/>
      </w:divBdr>
      <w:divsChild>
        <w:div w:id="1041631688">
          <w:marLeft w:val="480"/>
          <w:marRight w:val="0"/>
          <w:marTop w:val="0"/>
          <w:marBottom w:val="0"/>
          <w:divBdr>
            <w:top w:val="none" w:sz="0" w:space="0" w:color="auto"/>
            <w:left w:val="none" w:sz="0" w:space="0" w:color="auto"/>
            <w:bottom w:val="none" w:sz="0" w:space="0" w:color="auto"/>
            <w:right w:val="none" w:sz="0" w:space="0" w:color="auto"/>
          </w:divBdr>
          <w:divsChild>
            <w:div w:id="959384693">
              <w:marLeft w:val="0"/>
              <w:marRight w:val="0"/>
              <w:marTop w:val="0"/>
              <w:marBottom w:val="0"/>
              <w:divBdr>
                <w:top w:val="none" w:sz="0" w:space="0" w:color="auto"/>
                <w:left w:val="none" w:sz="0" w:space="0" w:color="auto"/>
                <w:bottom w:val="none" w:sz="0" w:space="0" w:color="auto"/>
                <w:right w:val="none" w:sz="0" w:space="0" w:color="auto"/>
              </w:divBdr>
            </w:div>
            <w:div w:id="157176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8644">
      <w:bodyDiv w:val="1"/>
      <w:marLeft w:val="0"/>
      <w:marRight w:val="0"/>
      <w:marTop w:val="0"/>
      <w:marBottom w:val="0"/>
      <w:divBdr>
        <w:top w:val="none" w:sz="0" w:space="0" w:color="auto"/>
        <w:left w:val="none" w:sz="0" w:space="0" w:color="auto"/>
        <w:bottom w:val="none" w:sz="0" w:space="0" w:color="auto"/>
        <w:right w:val="none" w:sz="0" w:space="0" w:color="auto"/>
      </w:divBdr>
    </w:div>
    <w:div w:id="2100102570">
      <w:bodyDiv w:val="1"/>
      <w:marLeft w:val="0"/>
      <w:marRight w:val="0"/>
      <w:marTop w:val="0"/>
      <w:marBottom w:val="0"/>
      <w:divBdr>
        <w:top w:val="none" w:sz="0" w:space="0" w:color="auto"/>
        <w:left w:val="none" w:sz="0" w:space="0" w:color="auto"/>
        <w:bottom w:val="none" w:sz="0" w:space="0" w:color="auto"/>
        <w:right w:val="none" w:sz="0" w:space="0" w:color="auto"/>
      </w:divBdr>
      <w:divsChild>
        <w:div w:id="1126699950">
          <w:marLeft w:val="480"/>
          <w:marRight w:val="0"/>
          <w:marTop w:val="0"/>
          <w:marBottom w:val="0"/>
          <w:divBdr>
            <w:top w:val="none" w:sz="0" w:space="0" w:color="auto"/>
            <w:left w:val="none" w:sz="0" w:space="0" w:color="auto"/>
            <w:bottom w:val="none" w:sz="0" w:space="0" w:color="auto"/>
            <w:right w:val="none" w:sz="0" w:space="0" w:color="auto"/>
          </w:divBdr>
          <w:divsChild>
            <w:div w:id="1174807284">
              <w:marLeft w:val="0"/>
              <w:marRight w:val="0"/>
              <w:marTop w:val="0"/>
              <w:marBottom w:val="0"/>
              <w:divBdr>
                <w:top w:val="none" w:sz="0" w:space="0" w:color="auto"/>
                <w:left w:val="none" w:sz="0" w:space="0" w:color="auto"/>
                <w:bottom w:val="none" w:sz="0" w:space="0" w:color="auto"/>
                <w:right w:val="none" w:sz="0" w:space="0" w:color="auto"/>
              </w:divBdr>
            </w:div>
            <w:div w:id="18251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93/icesjms/fsu05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FFC68-EE88-4CFE-98FB-13BDC3EB4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25</Pages>
  <Words>10726</Words>
  <Characters>61142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71725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Allen.Chen</dc:creator>
  <cp:keywords/>
  <dc:description/>
  <cp:lastModifiedBy>Allen.Chen</cp:lastModifiedBy>
  <cp:revision>40</cp:revision>
  <cp:lastPrinted>2025-03-12T21:13:00Z</cp:lastPrinted>
  <dcterms:created xsi:type="dcterms:W3CDTF">2025-01-29T22:31:00Z</dcterms:created>
  <dcterms:modified xsi:type="dcterms:W3CDTF">2025-03-12T21:28:00Z</dcterms:modified>
</cp:coreProperties>
</file>